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rtl w:val="0"/>
        </w:rPr>
      </w:r>
    </w:p>
    <w:p w:rsidR="00000000" w:rsidDel="00000000" w:rsidP="00000000" w:rsidRDefault="00000000" w:rsidRPr="00000000" w14:paraId="00000002">
      <w:pPr>
        <w:jc w:val="center"/>
        <w:rPr>
          <w:b w:val="1"/>
          <w:bCs w:val="1"/>
          <w:sz w:val="32"/>
          <w:szCs w:val="32"/>
        </w:rPr>
      </w:pPr>
      <w:r w:rsidDel="00000000" w:rsidR="00000000" w:rsidRPr="00000000">
        <w:rPr>
          <w:rtl w:val="0"/>
        </w:rPr>
      </w:r>
    </w:p>
    <w:p w:rsidR="00000000" w:rsidDel="00000000" w:rsidP="00000000" w:rsidRDefault="00000000" w:rsidRPr="00000000" w14:paraId="00000003">
      <w:pPr>
        <w:jc w:val="center"/>
        <w:rPr>
          <w:b w:val="1"/>
          <w:bCs w:val="1"/>
          <w:sz w:val="32"/>
          <w:szCs w:val="32"/>
        </w:rPr>
      </w:pPr>
      <w:r w:rsidDel="00000000" w:rsidR="00000000" w:rsidRPr="00000000">
        <w:rPr>
          <w:rtl w:val="0"/>
        </w:rPr>
      </w:r>
    </w:p>
    <w:p w:rsidR="00000000" w:rsidDel="00000000" w:rsidP="00000000" w:rsidRDefault="00000000" w:rsidRPr="00000000" w14:paraId="00000004">
      <w:pPr>
        <w:jc w:val="center"/>
        <w:rPr>
          <w:b w:val="1"/>
          <w:bCs w:val="1"/>
          <w:sz w:val="32"/>
          <w:szCs w:val="32"/>
        </w:rPr>
      </w:pPr>
      <w:r w:rsidDel="00000000" w:rsidR="00000000" w:rsidRPr="00000000">
        <w:rPr>
          <w:rtl w:val="0"/>
        </w:rPr>
      </w:r>
    </w:p>
    <w:p w:rsidR="00000000" w:rsidDel="00000000" w:rsidP="00000000" w:rsidRDefault="00000000" w:rsidRPr="00000000" w14:paraId="00000005">
      <w:pPr>
        <w:jc w:val="center"/>
        <w:rPr>
          <w:b w:val="1"/>
          <w:bCs w:val="1"/>
          <w:sz w:val="32"/>
          <w:szCs w:val="32"/>
        </w:rPr>
      </w:pPr>
      <w:r w:rsidDel="00000000" w:rsidR="00000000" w:rsidRPr="00000000">
        <w:rPr>
          <w:rtl w:val="0"/>
        </w:rPr>
      </w:r>
    </w:p>
    <w:p w:rsidR="00000000" w:rsidDel="00000000" w:rsidP="00000000" w:rsidRDefault="00000000" w:rsidRPr="00000000" w14:paraId="00000006">
      <w:pPr>
        <w:jc w:val="center"/>
        <w:rPr>
          <w:b w:val="1"/>
          <w:bCs w:val="1"/>
          <w:sz w:val="32"/>
          <w:szCs w:val="32"/>
        </w:rPr>
      </w:pPr>
      <w:r w:rsidDel="00000000" w:rsidR="00000000" w:rsidRPr="00000000">
        <w:rPr>
          <w:rtl w:val="0"/>
        </w:rPr>
      </w:r>
    </w:p>
    <w:p w:rsidR="00000000" w:rsidDel="00000000" w:rsidP="00000000" w:rsidRDefault="00000000" w:rsidRPr="00000000" w14:paraId="00000007">
      <w:pPr>
        <w:jc w:val="center"/>
        <w:rPr>
          <w:b w:val="1"/>
          <w:bCs w:val="1"/>
          <w:sz w:val="32"/>
          <w:szCs w:val="32"/>
        </w:rPr>
      </w:pPr>
      <w:r w:rsidDel="00000000" w:rsidR="00000000" w:rsidRPr="00000000">
        <w:rPr>
          <w:rtl w:val="0"/>
        </w:rPr>
      </w:r>
    </w:p>
    <w:p w:rsidR="00000000" w:rsidDel="00000000" w:rsidP="00000000" w:rsidRDefault="00000000" w:rsidRPr="00000000" w14:paraId="00000008">
      <w:pPr>
        <w:jc w:val="center"/>
        <w:rPr>
          <w:b w:val="1"/>
          <w:bCs w:val="1"/>
          <w:sz w:val="32"/>
          <w:szCs w:val="32"/>
        </w:rPr>
      </w:pPr>
      <w:r w:rsidDel="00000000" w:rsidR="00000000" w:rsidRPr="00000000">
        <w:rPr>
          <w:rtl w:val="0"/>
        </w:rPr>
      </w:r>
    </w:p>
    <w:p w:rsidR="00000000" w:rsidDel="00000000" w:rsidP="00000000" w:rsidRDefault="00000000" w:rsidRPr="00000000" w14:paraId="00000009">
      <w:pPr>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ПОЛОЖЕНИЕ</w:t>
      </w:r>
    </w:p>
    <w:p w:rsidR="00000000" w:rsidDel="00000000" w:rsidP="00000000" w:rsidRDefault="00000000" w:rsidRPr="00000000" w14:paraId="0000000A">
      <w:pPr>
        <w:jc w:val="center"/>
        <w:rPr>
          <w:rFonts w:ascii="Arial" w:cs="Arial" w:eastAsia="Arial" w:hAnsi="Arial"/>
        </w:rPr>
      </w:pPr>
      <w:r w:rsidDel="00000000" w:rsidR="00000000" w:rsidRPr="00000000">
        <w:rPr>
          <w:rtl w:val="0"/>
        </w:rPr>
      </w:r>
    </w:p>
    <w:p w:rsidR="00000000" w:rsidDel="00000000" w:rsidP="00000000" w:rsidRDefault="00000000" w:rsidRPr="00000000" w14:paraId="0000000B">
      <w:pPr>
        <w:jc w:val="center"/>
        <w:rPr>
          <w:rFonts w:ascii="Arial" w:cs="Arial" w:eastAsia="Arial" w:hAnsi="Arial"/>
        </w:rPr>
      </w:pPr>
      <w:r w:rsidDel="00000000" w:rsidR="00000000" w:rsidRPr="00000000">
        <w:rPr>
          <w:rFonts w:ascii="Arial" w:cs="Arial" w:eastAsia="Arial" w:hAnsi="Arial"/>
          <w:b w:val="1"/>
          <w:bCs w:val="1"/>
          <w:sz w:val="34"/>
          <w:szCs w:val="34"/>
          <w:rtl w:val="0"/>
        </w:rPr>
        <w:t xml:space="preserve">о формировании и ведении </w:t>
        <w:br w:type="textWrapping"/>
        <w:t xml:space="preserve">Национального рейтинга</w:t>
        <w:br w:type="textWrapping"/>
        <w:t xml:space="preserve">спортсменов Республики Казахстан </w:t>
        <w:br w:type="textWrapping"/>
        <w:t xml:space="preserve">по настольному теннису</w:t>
      </w:r>
      <w:r w:rsidDel="00000000" w:rsidR="00000000" w:rsidRPr="00000000">
        <w:rPr>
          <w:rtl w:val="0"/>
        </w:rPr>
      </w:r>
    </w:p>
    <w:p w:rsidR="00000000" w:rsidDel="00000000" w:rsidP="00000000" w:rsidRDefault="00000000" w:rsidRPr="00000000" w14:paraId="0000000C">
      <w:pPr>
        <w:jc w:val="center"/>
        <w:rPr>
          <w:rFonts w:ascii="Arial" w:cs="Arial" w:eastAsia="Arial" w:hAnsi="Arial"/>
        </w:rPr>
      </w:pPr>
      <w:r w:rsidDel="00000000" w:rsidR="00000000" w:rsidRPr="00000000">
        <w:rPr>
          <w:rtl w:val="0"/>
        </w:rPr>
      </w:r>
    </w:p>
    <w:p w:rsidR="00000000" w:rsidDel="00000000" w:rsidP="00000000" w:rsidRDefault="00000000" w:rsidRPr="00000000" w14:paraId="0000000D">
      <w:pPr>
        <w:jc w:val="center"/>
        <w:rPr>
          <w:rFonts w:ascii="Arial" w:cs="Arial" w:eastAsia="Arial" w:hAnsi="Arial"/>
        </w:rPr>
      </w:pPr>
      <w:r w:rsidDel="00000000" w:rsidR="00000000" w:rsidRPr="00000000">
        <w:rPr>
          <w:rtl w:val="0"/>
        </w:rPr>
      </w:r>
    </w:p>
    <w:p w:rsidR="00000000" w:rsidDel="00000000" w:rsidP="00000000" w:rsidRDefault="00000000" w:rsidRPr="00000000" w14:paraId="0000000E">
      <w:pPr>
        <w:jc w:val="center"/>
        <w:rPr>
          <w:rFonts w:ascii="Arial" w:cs="Arial" w:eastAsia="Arial" w:hAnsi="Arial"/>
        </w:rPr>
      </w:pPr>
      <w:r w:rsidDel="00000000" w:rsidR="00000000" w:rsidRPr="00000000">
        <w:rPr>
          <w:rtl w:val="0"/>
        </w:rPr>
      </w:r>
    </w:p>
    <w:p w:rsidR="00000000" w:rsidDel="00000000" w:rsidP="00000000" w:rsidRDefault="00000000" w:rsidRPr="00000000" w14:paraId="0000000F">
      <w:pPr>
        <w:jc w:val="center"/>
        <w:rPr>
          <w:rFonts w:ascii="Arial" w:cs="Arial" w:eastAsia="Arial" w:hAnsi="Arial"/>
        </w:rPr>
      </w:pPr>
      <w:r w:rsidDel="00000000" w:rsidR="00000000" w:rsidRPr="00000000">
        <w:rPr>
          <w:rtl w:val="0"/>
        </w:rPr>
      </w:r>
    </w:p>
    <w:p w:rsidR="00000000" w:rsidDel="00000000" w:rsidP="00000000" w:rsidRDefault="00000000" w:rsidRPr="00000000" w14:paraId="00000010">
      <w:pPr>
        <w:jc w:val="center"/>
        <w:rPr>
          <w:rFonts w:ascii="Arial" w:cs="Arial" w:eastAsia="Arial" w:hAnsi="Arial"/>
        </w:rPr>
      </w:pPr>
      <w:r w:rsidDel="00000000" w:rsidR="00000000" w:rsidRPr="00000000">
        <w:rPr>
          <w:rtl w:val="0"/>
        </w:rPr>
      </w:r>
    </w:p>
    <w:p w:rsidR="00000000" w:rsidDel="00000000" w:rsidP="00000000" w:rsidRDefault="00000000" w:rsidRPr="00000000" w14:paraId="00000011">
      <w:pPr>
        <w:jc w:val="center"/>
        <w:rPr>
          <w:rFonts w:ascii="Arial" w:cs="Arial" w:eastAsia="Arial" w:hAnsi="Arial"/>
        </w:rPr>
      </w:pPr>
      <w:r w:rsidDel="00000000" w:rsidR="00000000" w:rsidRPr="00000000">
        <w:rPr>
          <w:rtl w:val="0"/>
        </w:rPr>
      </w:r>
    </w:p>
    <w:p w:rsidR="00000000" w:rsidDel="00000000" w:rsidP="00000000" w:rsidRDefault="00000000" w:rsidRPr="00000000" w14:paraId="00000012">
      <w:pPr>
        <w:jc w:val="center"/>
        <w:rPr>
          <w:rFonts w:ascii="Arial" w:cs="Arial" w:eastAsia="Arial" w:hAnsi="Arial"/>
        </w:rPr>
      </w:pPr>
      <w:r w:rsidDel="00000000" w:rsidR="00000000" w:rsidRPr="00000000">
        <w:rPr>
          <w:rtl w:val="0"/>
        </w:rPr>
      </w:r>
    </w:p>
    <w:p w:rsidR="00000000" w:rsidDel="00000000" w:rsidP="00000000" w:rsidRDefault="00000000" w:rsidRPr="00000000" w14:paraId="00000013">
      <w:pPr>
        <w:jc w:val="center"/>
        <w:rPr>
          <w:rFonts w:ascii="Arial" w:cs="Arial" w:eastAsia="Arial" w:hAnsi="Arial"/>
        </w:rPr>
      </w:pPr>
      <w:r w:rsidDel="00000000" w:rsidR="00000000" w:rsidRPr="00000000">
        <w:rPr>
          <w:rtl w:val="0"/>
        </w:rPr>
      </w:r>
    </w:p>
    <w:p w:rsidR="00000000" w:rsidDel="00000000" w:rsidP="00000000" w:rsidRDefault="00000000" w:rsidRPr="00000000" w14:paraId="00000014">
      <w:pPr>
        <w:jc w:val="center"/>
        <w:rPr>
          <w:rFonts w:ascii="Arial" w:cs="Arial" w:eastAsia="Arial" w:hAnsi="Arial"/>
        </w:rPr>
      </w:pPr>
      <w:r w:rsidDel="00000000" w:rsidR="00000000" w:rsidRPr="00000000">
        <w:rPr>
          <w:rtl w:val="0"/>
        </w:rPr>
      </w:r>
    </w:p>
    <w:p w:rsidR="00000000" w:rsidDel="00000000" w:rsidP="00000000" w:rsidRDefault="00000000" w:rsidRPr="00000000" w14:paraId="00000015">
      <w:pPr>
        <w:jc w:val="center"/>
        <w:rPr>
          <w:rFonts w:ascii="Arial" w:cs="Arial" w:eastAsia="Arial" w:hAnsi="Arial"/>
        </w:rPr>
      </w:pPr>
      <w:r w:rsidDel="00000000" w:rsidR="00000000" w:rsidRPr="00000000">
        <w:rPr>
          <w:rtl w:val="0"/>
        </w:rPr>
      </w:r>
    </w:p>
    <w:p w:rsidR="00000000" w:rsidDel="00000000" w:rsidP="00000000" w:rsidRDefault="00000000" w:rsidRPr="00000000" w14:paraId="00000016">
      <w:pPr>
        <w:rPr>
          <w:rFonts w:ascii="Arial" w:cs="Arial" w:eastAsia="Arial" w:hAnsi="Arial"/>
        </w:rPr>
      </w:pPr>
      <w:r w:rsidDel="00000000" w:rsidR="00000000" w:rsidRPr="00000000">
        <w:rPr>
          <w:rtl w:val="0"/>
        </w:rPr>
      </w:r>
    </w:p>
    <w:p w:rsidR="00000000" w:rsidDel="00000000" w:rsidP="00000000" w:rsidRDefault="00000000" w:rsidRPr="00000000" w14:paraId="00000017">
      <w:pPr>
        <w:rPr>
          <w:rFonts w:ascii="Arial" w:cs="Arial" w:eastAsia="Arial" w:hAnsi="Arial"/>
        </w:rPr>
      </w:pPr>
      <w:r w:rsidDel="00000000" w:rsidR="00000000" w:rsidRPr="00000000">
        <w:rPr>
          <w:rtl w:val="0"/>
        </w:rPr>
      </w:r>
    </w:p>
    <w:p w:rsidR="00000000" w:rsidDel="00000000" w:rsidP="00000000" w:rsidRDefault="00000000" w:rsidRPr="00000000" w14:paraId="00000018">
      <w:pPr>
        <w:rPr>
          <w:rFonts w:ascii="Arial" w:cs="Arial" w:eastAsia="Arial" w:hAnsi="Arial"/>
        </w:rPr>
      </w:pPr>
      <w:r w:rsidDel="00000000" w:rsidR="00000000" w:rsidRPr="00000000">
        <w:rPr>
          <w:rtl w:val="0"/>
        </w:rPr>
      </w:r>
    </w:p>
    <w:p w:rsidR="00000000" w:rsidDel="00000000" w:rsidP="00000000" w:rsidRDefault="00000000" w:rsidRPr="00000000" w14:paraId="00000019">
      <w:pPr>
        <w:jc w:val="center"/>
        <w:rPr>
          <w:rFonts w:ascii="Arial" w:cs="Arial" w:eastAsia="Arial" w:hAnsi="Arial"/>
        </w:rPr>
      </w:pPr>
      <w:r w:rsidDel="00000000" w:rsidR="00000000" w:rsidRPr="00000000">
        <w:rPr>
          <w:rFonts w:ascii="Arial" w:cs="Arial" w:eastAsia="Arial" w:hAnsi="Arial"/>
          <w:rtl w:val="0"/>
        </w:rPr>
        <w:t xml:space="preserve">Республика Казахстан</w:t>
        <w:br w:type="textWrapping"/>
        <w:t xml:space="preserve">2026 год</w:t>
      </w:r>
    </w:p>
    <w:p w:rsidR="00000000" w:rsidDel="00000000" w:rsidP="00000000" w:rsidRDefault="00000000" w:rsidRPr="00000000" w14:paraId="0000001A">
      <w:pPr>
        <w:ind w:firstLine="567"/>
        <w:jc w:val="both"/>
        <w:rPr>
          <w:rFonts w:ascii="Arial" w:cs="Arial" w:eastAsia="Arial" w:hAnsi="Arial"/>
          <w:b w:val="1"/>
          <w:bCs w:val="1"/>
        </w:rPr>
      </w:pPr>
      <w:r w:rsidDel="00000000" w:rsidR="00000000" w:rsidRPr="00000000">
        <w:rPr>
          <w:rFonts w:ascii="Arial" w:cs="Arial" w:eastAsia="Arial" w:hAnsi="Arial"/>
          <w:b w:val="1"/>
          <w:bCs w:val="1"/>
          <w:rtl w:val="0"/>
        </w:rPr>
        <w:t xml:space="preserve">1. Общие положения</w:t>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1.1. Настоящее Положение определяет порядок формирования, расчёта, ведения, обновления, публикации и контроля Национального рейтинга спортсменов Республики Казахстан по настольному теннису (далее – Рейтинг).</w:t>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1.2. Для целей настоящего Положения используются следующие основные понятия:</w:t>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Рейтинг - единая национальная система количественной оценки относительной игровой силы спортсменов, формируемая на основании результатов рейтинговых матчей в порядке, установленном настоящим Положением.</w:t>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Рейтинговое соревнование - спортивное соревнование, которому до начала его проведения Федерацией присвоен статус рейтингового посредством включения соревнования в утвержденный календарь либо принятия отдельного решения уполномоченного органа Федерации.</w:t>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Рейтинговый период - календарный период, по итогам которого производится обработка результатов рейтинговых соревнований и публикация актуального рейтинга.</w:t>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Рейтинговая история - совокупность сведений о рейтинговых матчах спортсмена, его рейтинговых значениях, изменениях рейтинга, основаниях таких изменений и внесенных исправлениях за весь период участия спортсмена в Рейтинге.</w:t>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Текущий рейтинг - рейтинговое значение спортсмена, действующее на дату последнего опубликованного обновления Рейтинга.</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Активный спортсмен - спортсмен, имеющий действующее рейтинговое значение и не признанный неактивным в соответствии с разделом 20 настоящего Положения.</w:t>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Неактивный спортсмен - спортсмен, не имеющий рейтинговых матчей в течение периода, установленного разделом 20 настоящего Положения.</w:t>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Новый спортсмен - спортсмен, не имеющий подтвержденной рейтинговой истории в национальном рейтинге и которому не может быть обоснованно присвоено начальное рейтинговое значение в соответствии с разделом 18 настоящего Положения.</w:t>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Временный рейтинг - рейтинговое значение, установленное спортсмену на ограниченный период до получения достаточного количества результатов для определения его рейтингового значения по общей формуле.</w:t>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Рейтинг предыдущей системы - последнее официально действовавшее рейтинговое значение спортсмена, сформированное в соответствии с ранее применявшейся Федерацией системой рейтинга.</w:t>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Техническая ошибка - ошибка при вводе, обработке, хранении, передаче или отображении рейтинговых данных, возникшая вследствие технического сбоя, ошибки программного обеспечения, арифметической ошибки либо ошибочного переноса подтверждённых данных и не связанная с изменением спортивного результата.</w:t>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Официальный протокол - утверждённый в установленном порядке документ, содержащий результаты проведённых матчей и итоговые результаты соответствующего соревнования.</w:t>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1.3. Организатором и держателем Рейтинга является Федерация настольного тенниса Республики Казахстан (далее – Федерация).</w:t>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1.4. Настоящая система является национальной рейтинговой системой Федерации и не заменяет мировой рейтинг ITTF.</w:t>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1.5. Положение применяется к спортсменам, допущенным к участию в рейтинговых соревнованиях Федерации, в том числе иностранным спортсменам в случаях, предусмотренных настоящим Положением.</w:t>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2. Правовая основа и юридический статус Рейтинга</w:t>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2.1. Настоящее Положение разработано и применяется в соответствии с законодательством Республики Казахстан и уставом Федерации.</w:t>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2.2. Рейтинг является информационно-спортивным показателем относительной игровой силы спортсмена и используется Федерацией для целей спортивной статистики, формирования рейтинговых таблиц, определения спортивного положения спортсменов, а также в иных случаях, прямо предусмотренных нормативными документами Федерации.</w:t>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2.2. Значение рейтинга само по себе не является основанием для автоматического присвоения, подтверждения или лишения спортивного звания, спортивного разряда либо иного квалификационного статуса.</w:t>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3. Цели и задачи</w:t>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3.1. Формирование единого, прозрачного и объективного рейтинга спортсменов Республики Казахстан.</w:t>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3.2. Оценка относительной игровой силы спортсмена на основании фактических результатов.</w:t>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3.3. Учет силы соперника при расчёте изменения рейтинга.</w:t>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3.4. Учет уровня и статуса соревнования.</w:t>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3.5. Обеспечение объективного учета результатов участия спортсменов в рейтинговых соревнованиях.</w:t>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3.6. Создание единой электронной базы спортсменов, матчей и рейтинговой истории.</w:t>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3.7. Формирование единого информационного ресурса для спортсменов, тренеров, судей и региональных организаций.</w:t>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4. Основные принципы формирования Рейтинга</w:t>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4.1. Единый рейтинг. Каждый спортсмен имеет одно действующее рейтинговое значение.</w:t>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4.2. Преемственность. Все баллы, накопленные спортсменом до введения настоящей системы, сохраняются.</w:t>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4.3. Объективность. Изменение рейтинга производится на основании подтверждённых результатов официальных матчей.</w:t>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4.4. Сила соперника. Победа над соперником с более высоким рейтингом должна приносить больший прирост, чем победа над соперником с более низким рейтингом.</w:t>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4.5. Риск поражения. Поражение от спортсмена с существенно более низким рейтингом должно приводить к большему снижению рейтинга.</w:t>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4.6. Прозрачность. Каждое изменение рейтинга должно быть связано с конкретным матчем.</w:t>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4.7. Проверяемость. Исходные результаты должны храниться в электронной базе и подтверждаться официальными протоколами.</w:t>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4.8. Расчет рейтинга осуществляется по единым правилам независимо от региона, клуба, тренера, статуса спортсмена и иных обстоятельств, не предусмотренных настоящим Положением.</w:t>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4.9. Индивидуальное изменение рейтинга не допускается по решению должностного лица, за исключением случаев, прямо предусмотренных настоящим Положением.</w:t>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5. Участники Рейтинга</w:t>
      </w: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5.1. В Рейтинге участвуют спортсмены, зарегистрированные согласно требованиям Положения/Регламента о проведении соревнования.</w:t>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5.2. Для включения спортсмена в Рейтинг должны быть определены ФИО, данные удостоверения личности или паспорта, дата рождения, пол, регион/организация и уникальный идентификатор спортсмена.</w:t>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5.3. Один спортсмен не может иметь несколько параллельных национальных рейтинговых карточек. При выявлении дублирующих рейтинговых карточек они объединяются уполномоченным лицом Федерации на основании документально подтверждённой идентичности спортсмена. При объединении сохраняется полная рейтинговая история, а сведения об объединении отражаются в журнале изменений.</w:t>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5.4. При изменении клуба, региона или возрастной категории рейтинговый идентификатор и накопленный рейтинг сохраняются и не является основанием для изменения рейтингового значения</w:t>
      </w:r>
      <w:del w:author="Dinara" w:id="0" w:date="2026-08-18T10:51:00Z">
        <w:r w:rsidDel="00000000" w:rsidR="00000000" w:rsidRPr="00000000">
          <w:rPr>
            <w:rFonts w:ascii="Arial" w:cs="Arial" w:eastAsia="Arial" w:hAnsi="Arial"/>
            <w:color w:val="000000"/>
            <w:rtl w:val="0"/>
          </w:rPr>
          <w:delText xml:space="preserve">.</w:delText>
        </w:r>
      </w:del>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6. Формат рейтинговой шкалы</w:t>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tl w:val="0"/>
        </w:rPr>
      </w:r>
    </w:p>
    <w:tbl>
      <w:tblPr>
        <w:tblStyle w:val="Table1"/>
        <w:tblW w:w="1014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71"/>
        <w:gridCol w:w="5071"/>
        <w:tblGridChange w:id="0">
          <w:tblGrid>
            <w:gridCol w:w="5071"/>
            <w:gridCol w:w="5071"/>
          </w:tblGrid>
        </w:tblGridChange>
      </w:tblGrid>
      <w:tr>
        <w:trPr>
          <w:cantSplit w:val="0"/>
          <w:tblHeader w:val="0"/>
        </w:trPr>
        <w:tc>
          <w:tcPr>
            <w:shd w:fill="d9eaf7" w:val="clear"/>
            <w:vAlign w:val="center"/>
          </w:tcPr>
          <w:p w:rsidR="00000000" w:rsidDel="00000000" w:rsidP="00000000" w:rsidRDefault="00000000" w:rsidRPr="00000000" w14:paraId="0000004F">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b w:val="1"/>
                <w:bCs w:val="1"/>
                <w:color w:val="000000"/>
                <w:sz w:val="20"/>
                <w:szCs w:val="20"/>
                <w:rtl w:val="0"/>
              </w:rPr>
              <w:t xml:space="preserve">Показатель</w:t>
            </w:r>
            <w:r w:rsidDel="00000000" w:rsidR="00000000" w:rsidRPr="00000000">
              <w:rPr>
                <w:rtl w:val="0"/>
              </w:rPr>
            </w:r>
          </w:p>
        </w:tc>
        <w:tc>
          <w:tcPr>
            <w:shd w:fill="d9eaf7" w:val="clear"/>
            <w:vAlign w:val="center"/>
          </w:tcPr>
          <w:p w:rsidR="00000000" w:rsidDel="00000000" w:rsidP="00000000" w:rsidRDefault="00000000" w:rsidRPr="00000000" w14:paraId="00000050">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b w:val="1"/>
                <w:bCs w:val="1"/>
                <w:color w:val="000000"/>
                <w:sz w:val="20"/>
                <w:szCs w:val="20"/>
                <w:rtl w:val="0"/>
              </w:rPr>
              <w:t xml:space="preserve">Значение</w:t>
            </w:r>
            <w:r w:rsidDel="00000000" w:rsidR="00000000" w:rsidRPr="00000000">
              <w:rPr>
                <w:rtl w:val="0"/>
              </w:rPr>
            </w:r>
          </w:p>
        </w:tc>
      </w:tr>
      <w:tr>
        <w:trPr>
          <w:cantSplit w:val="0"/>
          <w:tblHeader w:val="0"/>
        </w:trPr>
        <w:tc>
          <w:tcPr/>
          <w:p w:rsidR="00000000" w:rsidDel="00000000" w:rsidP="00000000" w:rsidRDefault="00000000" w:rsidRPr="00000000" w14:paraId="00000051">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Базовый рейтинг нового спортсмена</w:t>
            </w:r>
            <w:r w:rsidDel="00000000" w:rsidR="00000000" w:rsidRPr="00000000">
              <w:rPr>
                <w:rtl w:val="0"/>
              </w:rPr>
            </w:r>
          </w:p>
        </w:tc>
        <w:tc>
          <w:tcPr/>
          <w:p w:rsidR="00000000" w:rsidDel="00000000" w:rsidP="00000000" w:rsidRDefault="00000000" w:rsidRPr="00000000" w14:paraId="00000052">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1,00</w:t>
            </w:r>
            <w:r w:rsidDel="00000000" w:rsidR="00000000" w:rsidRPr="00000000">
              <w:rPr>
                <w:rtl w:val="0"/>
              </w:rPr>
            </w:r>
          </w:p>
        </w:tc>
      </w:tr>
      <w:tr>
        <w:trPr>
          <w:cantSplit w:val="0"/>
          <w:tblHeader w:val="0"/>
        </w:trPr>
        <w:tc>
          <w:tcPr/>
          <w:p w:rsidR="00000000" w:rsidDel="00000000" w:rsidP="00000000" w:rsidRDefault="00000000" w:rsidRPr="00000000" w14:paraId="00000053">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Формат отображения</w:t>
            </w:r>
            <w:r w:rsidDel="00000000" w:rsidR="00000000" w:rsidRPr="00000000">
              <w:rPr>
                <w:rtl w:val="0"/>
              </w:rPr>
            </w:r>
          </w:p>
        </w:tc>
        <w:tc>
          <w:tcPr/>
          <w:p w:rsidR="00000000" w:rsidDel="00000000" w:rsidP="00000000" w:rsidRDefault="00000000" w:rsidRPr="00000000" w14:paraId="00000054">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00,00</w:t>
            </w:r>
            <w:r w:rsidDel="00000000" w:rsidR="00000000" w:rsidRPr="00000000">
              <w:rPr>
                <w:rtl w:val="0"/>
              </w:rPr>
            </w:r>
          </w:p>
        </w:tc>
      </w:tr>
      <w:tr>
        <w:trPr>
          <w:cantSplit w:val="0"/>
          <w:tblHeader w:val="0"/>
        </w:trPr>
        <w:tc>
          <w:tcPr/>
          <w:p w:rsidR="00000000" w:rsidDel="00000000" w:rsidP="00000000" w:rsidRDefault="00000000" w:rsidRPr="00000000" w14:paraId="00000055">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Уровень КМС</w:t>
            </w:r>
            <w:r w:rsidDel="00000000" w:rsidR="00000000" w:rsidRPr="00000000">
              <w:rPr>
                <w:rtl w:val="0"/>
              </w:rPr>
            </w:r>
          </w:p>
        </w:tc>
        <w:tc>
          <w:tcPr/>
          <w:p w:rsidR="00000000" w:rsidDel="00000000" w:rsidP="00000000" w:rsidRDefault="00000000" w:rsidRPr="00000000" w14:paraId="00000056">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40,00</w:t>
            </w:r>
            <w:r w:rsidDel="00000000" w:rsidR="00000000" w:rsidRPr="00000000">
              <w:rPr>
                <w:rtl w:val="0"/>
              </w:rPr>
            </w:r>
          </w:p>
        </w:tc>
      </w:tr>
      <w:tr>
        <w:trPr>
          <w:cantSplit w:val="0"/>
          <w:tblHeader w:val="0"/>
        </w:trPr>
        <w:tc>
          <w:tcPr/>
          <w:p w:rsidR="00000000" w:rsidDel="00000000" w:rsidP="00000000" w:rsidRDefault="00000000" w:rsidRPr="00000000" w14:paraId="00000057">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Уровень МС</w:t>
            </w:r>
            <w:r w:rsidDel="00000000" w:rsidR="00000000" w:rsidRPr="00000000">
              <w:rPr>
                <w:rtl w:val="0"/>
              </w:rPr>
            </w:r>
          </w:p>
        </w:tc>
        <w:tc>
          <w:tcPr/>
          <w:p w:rsidR="00000000" w:rsidDel="00000000" w:rsidP="00000000" w:rsidRDefault="00000000" w:rsidRPr="00000000" w14:paraId="00000058">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50,00</w:t>
            </w:r>
            <w:r w:rsidDel="00000000" w:rsidR="00000000" w:rsidRPr="00000000">
              <w:rPr>
                <w:rtl w:val="0"/>
              </w:rPr>
            </w:r>
          </w:p>
        </w:tc>
      </w:tr>
      <w:tr>
        <w:trPr>
          <w:cantSplit w:val="0"/>
          <w:tblHeader w:val="0"/>
        </w:trPr>
        <w:tc>
          <w:tcPr/>
          <w:p w:rsidR="00000000" w:rsidDel="00000000" w:rsidP="00000000" w:rsidRDefault="00000000" w:rsidRPr="00000000" w14:paraId="00000059">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Верхний фиксированный порог</w:t>
            </w:r>
            <w:r w:rsidDel="00000000" w:rsidR="00000000" w:rsidRPr="00000000">
              <w:rPr>
                <w:rtl w:val="0"/>
              </w:rPr>
            </w:r>
          </w:p>
        </w:tc>
        <w:tc>
          <w:tcPr/>
          <w:p w:rsidR="00000000" w:rsidDel="00000000" w:rsidP="00000000" w:rsidRDefault="00000000" w:rsidRPr="00000000" w14:paraId="0000005A">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Не устанавливается</w:t>
            </w:r>
            <w:r w:rsidDel="00000000" w:rsidR="00000000" w:rsidRPr="00000000">
              <w:rPr>
                <w:rtl w:val="0"/>
              </w:rPr>
            </w:r>
          </w:p>
        </w:tc>
      </w:tr>
      <w:tr>
        <w:trPr>
          <w:cantSplit w:val="0"/>
          <w:tblHeader w:val="0"/>
        </w:trPr>
        <w:tc>
          <w:tcPr/>
          <w:p w:rsidR="00000000" w:rsidDel="00000000" w:rsidP="00000000" w:rsidRDefault="00000000" w:rsidRPr="00000000" w14:paraId="0000005B">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Действующий рейтинг до внедрения</w:t>
            </w:r>
            <w:r w:rsidDel="00000000" w:rsidR="00000000" w:rsidRPr="00000000">
              <w:rPr>
                <w:rtl w:val="0"/>
              </w:rPr>
            </w:r>
          </w:p>
        </w:tc>
        <w:tc>
          <w:tcPr/>
          <w:p w:rsidR="00000000" w:rsidDel="00000000" w:rsidP="00000000" w:rsidRDefault="00000000" w:rsidRPr="00000000" w14:paraId="0000005C">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Сохраняется без числового пересчёта</w:t>
            </w:r>
            <w:r w:rsidDel="00000000" w:rsidR="00000000" w:rsidRPr="00000000">
              <w:rPr>
                <w:rtl w:val="0"/>
              </w:rPr>
            </w:r>
          </w:p>
        </w:tc>
      </w:tr>
    </w:tbl>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6.1. Спортсмену, не имеющему подтверждённой рейтинговой истории на момент включения в рейтинговую систему, присваивается стартовое рейтинговое значение 1,00.</w:t>
      </w:r>
    </w:p>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6.2. Рейтинговое значение 1,00 является исключительно стартовой точкой для последующего расчёта рейтинга спортсмена и не является показателем его спортивного разряда, квалификации или уровня спортивного мастерства.</w:t>
      </w:r>
    </w:p>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6.3. При переходе на новую систему ранее действовавшие рейтинговые значения сохраняются в полном объёме и принимаются в качестве начального рейтинга спортсмена в новой системе.</w:t>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Переход осуществляется путём перевода ранее установленного целого рейтингового значения в формат с двумя знаками после запятой без применения дополнительных коэффициентов, пропорций или иных способов пересчёта.</w:t>
      </w:r>
    </w:p>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Например:</w:t>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40 баллов → 40,00;</w:t>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50 баллов → 50,00;</w:t>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82 балла → 82,00.</w:t>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6.4. В новой системе рейтинговое значение учитывается с точностью до двух знаков после запятой. После перехода на новую систему рейтинг спортсмена может принимать значения, например: 40,15; 40,72; 41,06; 82,35 и т. д.</w:t>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highlight w:val="yellow"/>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7. Единый общий рейтинг</w:t>
      </w: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7.1. Основным является общий рейтинг спортсменов соответствующего пола.</w:t>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7.2. На основе общего рейтинга автоматически формируются возрастные рейтинги. Возрастной рейтинг формируется исключительно путем выборки из общего рейтинга и не влияет на общее рейтинговое значение.</w:t>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7.3. Возрастной рейтинг не является отдельным рейтингом и не требует отдельного начисления баллов.</w:t>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7.4. При переходе спортсмена из U15 в U17, из U17 в U19, из U19 в U21 и далее его рейтинговое значение сохраняется полностью. При этом возрастная категория спортсмена определяется по формуле: «Год проведения соревнования минус год рождения спортсмена».</w:t>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7.5. При наличии одного спортсмена в нескольких возрастных списках его рейтинговое значение остаётся одинаковым.</w:t>
      </w:r>
    </w:p>
    <w:tbl>
      <w:tblPr>
        <w:tblStyle w:val="Table2"/>
        <w:tblW w:w="1014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8"/>
        <w:gridCol w:w="5894"/>
        <w:tblGridChange w:id="0">
          <w:tblGrid>
            <w:gridCol w:w="4248"/>
            <w:gridCol w:w="5894"/>
          </w:tblGrid>
        </w:tblGridChange>
      </w:tblGrid>
      <w:tr>
        <w:trPr>
          <w:cantSplit w:val="0"/>
          <w:tblHeader w:val="0"/>
        </w:trPr>
        <w:tc>
          <w:tcPr>
            <w:shd w:fill="d9eaf7" w:val="clear"/>
            <w:vAlign w:val="center"/>
          </w:tcPr>
          <w:p w:rsidR="00000000" w:rsidDel="00000000" w:rsidP="00000000" w:rsidRDefault="00000000" w:rsidRPr="00000000" w14:paraId="0000006E">
            <w:pPr>
              <w:pBdr>
                <w:top w:space="0" w:sz="0" w:val="nil"/>
                <w:left w:space="0" w:sz="0" w:val="nil"/>
                <w:bottom w:space="0" w:sz="0" w:val="nil"/>
                <w:right w:space="0" w:sz="0" w:val="nil"/>
                <w:between w:space="0" w:sz="0" w:val="nil"/>
              </w:pBdr>
              <w:ind w:firstLine="29"/>
              <w:jc w:val="both"/>
              <w:rPr>
                <w:rFonts w:ascii="Arial" w:cs="Arial" w:eastAsia="Arial" w:hAnsi="Arial"/>
                <w:color w:val="000000"/>
              </w:rPr>
            </w:pPr>
            <w:r w:rsidDel="00000000" w:rsidR="00000000" w:rsidRPr="00000000">
              <w:rPr>
                <w:rFonts w:ascii="Arial" w:cs="Arial" w:eastAsia="Arial" w:hAnsi="Arial"/>
                <w:b w:val="1"/>
                <w:bCs w:val="1"/>
                <w:color w:val="000000"/>
                <w:sz w:val="20"/>
                <w:szCs w:val="20"/>
                <w:rtl w:val="0"/>
              </w:rPr>
              <w:t xml:space="preserve">Возрастная категория</w:t>
            </w:r>
            <w:r w:rsidDel="00000000" w:rsidR="00000000" w:rsidRPr="00000000">
              <w:rPr>
                <w:rtl w:val="0"/>
              </w:rPr>
            </w:r>
          </w:p>
        </w:tc>
        <w:tc>
          <w:tcPr>
            <w:shd w:fill="d9eaf7" w:val="clear"/>
            <w:vAlign w:val="center"/>
          </w:tcPr>
          <w:p w:rsidR="00000000" w:rsidDel="00000000" w:rsidP="00000000" w:rsidRDefault="00000000" w:rsidRPr="00000000" w14:paraId="0000006F">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b w:val="1"/>
                <w:bCs w:val="1"/>
                <w:color w:val="000000"/>
                <w:sz w:val="20"/>
                <w:szCs w:val="20"/>
                <w:rtl w:val="0"/>
              </w:rPr>
              <w:t xml:space="preserve">Принцип формирования</w:t>
            </w:r>
            <w:r w:rsidDel="00000000" w:rsidR="00000000" w:rsidRPr="00000000">
              <w:rPr>
                <w:rtl w:val="0"/>
              </w:rPr>
            </w:r>
          </w:p>
        </w:tc>
      </w:tr>
      <w:tr>
        <w:trPr>
          <w:cantSplit w:val="0"/>
          <w:tblHeader w:val="0"/>
        </w:trPr>
        <w:tc>
          <w:tcPr/>
          <w:p w:rsidR="00000000" w:rsidDel="00000000" w:rsidP="00000000" w:rsidRDefault="00000000" w:rsidRPr="00000000" w14:paraId="00000070">
            <w:pPr>
              <w:pBdr>
                <w:top w:space="0" w:sz="0" w:val="nil"/>
                <w:left w:space="0" w:sz="0" w:val="nil"/>
                <w:bottom w:space="0" w:sz="0" w:val="nil"/>
                <w:right w:space="0" w:sz="0" w:val="nil"/>
                <w:between w:space="0" w:sz="0" w:val="nil"/>
              </w:pBdr>
              <w:ind w:firstLine="29"/>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Мужчины</w:t>
            </w:r>
            <w:r w:rsidDel="00000000" w:rsidR="00000000" w:rsidRPr="00000000">
              <w:rPr>
                <w:rtl w:val="0"/>
              </w:rPr>
            </w:r>
          </w:p>
        </w:tc>
        <w:tc>
          <w:tcPr/>
          <w:p w:rsidR="00000000" w:rsidDel="00000000" w:rsidP="00000000" w:rsidRDefault="00000000" w:rsidRPr="00000000" w14:paraId="00000071">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Единый рейтинг мужчин</w:t>
            </w:r>
            <w:r w:rsidDel="00000000" w:rsidR="00000000" w:rsidRPr="00000000">
              <w:rPr>
                <w:rtl w:val="0"/>
              </w:rPr>
            </w:r>
          </w:p>
        </w:tc>
      </w:tr>
      <w:tr>
        <w:trPr>
          <w:cantSplit w:val="0"/>
          <w:tblHeader w:val="0"/>
        </w:trPr>
        <w:tc>
          <w:tcPr/>
          <w:p w:rsidR="00000000" w:rsidDel="00000000" w:rsidP="00000000" w:rsidRDefault="00000000" w:rsidRPr="00000000" w14:paraId="00000072">
            <w:pPr>
              <w:pBdr>
                <w:top w:space="0" w:sz="0" w:val="nil"/>
                <w:left w:space="0" w:sz="0" w:val="nil"/>
                <w:bottom w:space="0" w:sz="0" w:val="nil"/>
                <w:right w:space="0" w:sz="0" w:val="nil"/>
                <w:between w:space="0" w:sz="0" w:val="nil"/>
              </w:pBdr>
              <w:ind w:firstLine="29"/>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Женщины</w:t>
            </w:r>
            <w:r w:rsidDel="00000000" w:rsidR="00000000" w:rsidRPr="00000000">
              <w:rPr>
                <w:rtl w:val="0"/>
              </w:rPr>
            </w:r>
          </w:p>
        </w:tc>
        <w:tc>
          <w:tcPr/>
          <w:p w:rsidR="00000000" w:rsidDel="00000000" w:rsidP="00000000" w:rsidRDefault="00000000" w:rsidRPr="00000000" w14:paraId="00000073">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Единый рейтинг женщин</w:t>
            </w:r>
            <w:r w:rsidDel="00000000" w:rsidR="00000000" w:rsidRPr="00000000">
              <w:rPr>
                <w:rtl w:val="0"/>
              </w:rPr>
            </w:r>
          </w:p>
        </w:tc>
      </w:tr>
      <w:tr>
        <w:trPr>
          <w:cantSplit w:val="0"/>
          <w:tblHeader w:val="0"/>
        </w:trPr>
        <w:tc>
          <w:tcPr/>
          <w:p w:rsidR="00000000" w:rsidDel="00000000" w:rsidP="00000000" w:rsidRDefault="00000000" w:rsidRPr="00000000" w14:paraId="00000074">
            <w:pPr>
              <w:pBdr>
                <w:top w:space="0" w:sz="0" w:val="nil"/>
                <w:left w:space="0" w:sz="0" w:val="nil"/>
                <w:bottom w:space="0" w:sz="0" w:val="nil"/>
                <w:right w:space="0" w:sz="0" w:val="nil"/>
                <w:between w:space="0" w:sz="0" w:val="nil"/>
              </w:pBdr>
              <w:ind w:firstLine="29"/>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U21</w:t>
            </w:r>
          </w:p>
        </w:tc>
        <w:tc>
          <w:tcPr/>
          <w:p w:rsidR="00000000" w:rsidDel="00000000" w:rsidP="00000000" w:rsidRDefault="00000000" w:rsidRPr="00000000" w14:paraId="00000075">
            <w:pPr>
              <w:pBdr>
                <w:top w:space="0" w:sz="0" w:val="nil"/>
                <w:left w:space="0" w:sz="0" w:val="nil"/>
                <w:bottom w:space="0" w:sz="0" w:val="nil"/>
                <w:right w:space="0" w:sz="0" w:val="nil"/>
                <w:between w:space="0" w:sz="0" w:val="nil"/>
              </w:pBdr>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Выборка из общего рейтинга соответствующего пола</w:t>
            </w:r>
          </w:p>
        </w:tc>
      </w:tr>
      <w:tr>
        <w:trPr>
          <w:cantSplit w:val="0"/>
          <w:tblHeader w:val="0"/>
        </w:trPr>
        <w:tc>
          <w:tcPr/>
          <w:p w:rsidR="00000000" w:rsidDel="00000000" w:rsidP="00000000" w:rsidRDefault="00000000" w:rsidRPr="00000000" w14:paraId="00000076">
            <w:pPr>
              <w:pBdr>
                <w:top w:space="0" w:sz="0" w:val="nil"/>
                <w:left w:space="0" w:sz="0" w:val="nil"/>
                <w:bottom w:space="0" w:sz="0" w:val="nil"/>
                <w:right w:space="0" w:sz="0" w:val="nil"/>
                <w:between w:space="0" w:sz="0" w:val="nil"/>
              </w:pBdr>
              <w:ind w:firstLine="29"/>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U19</w:t>
            </w:r>
            <w:r w:rsidDel="00000000" w:rsidR="00000000" w:rsidRPr="00000000">
              <w:rPr>
                <w:rtl w:val="0"/>
              </w:rPr>
            </w:r>
          </w:p>
        </w:tc>
        <w:tc>
          <w:tcPr/>
          <w:p w:rsidR="00000000" w:rsidDel="00000000" w:rsidP="00000000" w:rsidRDefault="00000000" w:rsidRPr="00000000" w14:paraId="00000077">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Выборка из общего рейтинга соответствующего пола</w:t>
            </w:r>
            <w:r w:rsidDel="00000000" w:rsidR="00000000" w:rsidRPr="00000000">
              <w:rPr>
                <w:rtl w:val="0"/>
              </w:rPr>
            </w:r>
          </w:p>
        </w:tc>
      </w:tr>
      <w:tr>
        <w:trPr>
          <w:cantSplit w:val="0"/>
          <w:tblHeader w:val="0"/>
        </w:trPr>
        <w:tc>
          <w:tcPr/>
          <w:p w:rsidR="00000000" w:rsidDel="00000000" w:rsidP="00000000" w:rsidRDefault="00000000" w:rsidRPr="00000000" w14:paraId="00000078">
            <w:pPr>
              <w:pBdr>
                <w:top w:space="0" w:sz="0" w:val="nil"/>
                <w:left w:space="0" w:sz="0" w:val="nil"/>
                <w:bottom w:space="0" w:sz="0" w:val="nil"/>
                <w:right w:space="0" w:sz="0" w:val="nil"/>
                <w:between w:space="0" w:sz="0" w:val="nil"/>
              </w:pBdr>
              <w:ind w:firstLine="29"/>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U17</w:t>
            </w:r>
            <w:r w:rsidDel="00000000" w:rsidR="00000000" w:rsidRPr="00000000">
              <w:rPr>
                <w:rtl w:val="0"/>
              </w:rPr>
            </w:r>
          </w:p>
        </w:tc>
        <w:tc>
          <w:tcPr/>
          <w:p w:rsidR="00000000" w:rsidDel="00000000" w:rsidP="00000000" w:rsidRDefault="00000000" w:rsidRPr="00000000" w14:paraId="00000079">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Выборка из общего рейтинга соответствующего пола</w:t>
            </w:r>
            <w:r w:rsidDel="00000000" w:rsidR="00000000" w:rsidRPr="00000000">
              <w:rPr>
                <w:rtl w:val="0"/>
              </w:rPr>
            </w:r>
          </w:p>
        </w:tc>
      </w:tr>
      <w:tr>
        <w:trPr>
          <w:cantSplit w:val="0"/>
          <w:tblHeader w:val="0"/>
        </w:trPr>
        <w:tc>
          <w:tcPr/>
          <w:p w:rsidR="00000000" w:rsidDel="00000000" w:rsidP="00000000" w:rsidRDefault="00000000" w:rsidRPr="00000000" w14:paraId="0000007A">
            <w:pPr>
              <w:pBdr>
                <w:top w:space="0" w:sz="0" w:val="nil"/>
                <w:left w:space="0" w:sz="0" w:val="nil"/>
                <w:bottom w:space="0" w:sz="0" w:val="nil"/>
                <w:right w:space="0" w:sz="0" w:val="nil"/>
                <w:between w:space="0" w:sz="0" w:val="nil"/>
              </w:pBdr>
              <w:ind w:firstLine="29"/>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U15</w:t>
            </w:r>
            <w:r w:rsidDel="00000000" w:rsidR="00000000" w:rsidRPr="00000000">
              <w:rPr>
                <w:rtl w:val="0"/>
              </w:rPr>
            </w:r>
          </w:p>
        </w:tc>
        <w:tc>
          <w:tcPr/>
          <w:p w:rsidR="00000000" w:rsidDel="00000000" w:rsidP="00000000" w:rsidRDefault="00000000" w:rsidRPr="00000000" w14:paraId="0000007B">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Выборка из общего рейтинга соответствующего пола</w:t>
            </w:r>
            <w:r w:rsidDel="00000000" w:rsidR="00000000" w:rsidRPr="00000000">
              <w:rPr>
                <w:rtl w:val="0"/>
              </w:rPr>
            </w:r>
          </w:p>
        </w:tc>
      </w:tr>
      <w:tr>
        <w:trPr>
          <w:cantSplit w:val="0"/>
          <w:tblHeader w:val="0"/>
        </w:trPr>
        <w:tc>
          <w:tcPr/>
          <w:p w:rsidR="00000000" w:rsidDel="00000000" w:rsidP="00000000" w:rsidRDefault="00000000" w:rsidRPr="00000000" w14:paraId="0000007C">
            <w:pPr>
              <w:pBdr>
                <w:top w:space="0" w:sz="0" w:val="nil"/>
                <w:left w:space="0" w:sz="0" w:val="nil"/>
                <w:bottom w:space="0" w:sz="0" w:val="nil"/>
                <w:right w:space="0" w:sz="0" w:val="nil"/>
                <w:between w:space="0" w:sz="0" w:val="nil"/>
              </w:pBdr>
              <w:ind w:firstLine="29"/>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U13</w:t>
            </w:r>
            <w:r w:rsidDel="00000000" w:rsidR="00000000" w:rsidRPr="00000000">
              <w:rPr>
                <w:rtl w:val="0"/>
              </w:rPr>
            </w:r>
          </w:p>
        </w:tc>
        <w:tc>
          <w:tcPr/>
          <w:p w:rsidR="00000000" w:rsidDel="00000000" w:rsidP="00000000" w:rsidRDefault="00000000" w:rsidRPr="00000000" w14:paraId="0000007D">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Выборка из общего рейтинга соответствующего пола</w:t>
            </w:r>
            <w:r w:rsidDel="00000000" w:rsidR="00000000" w:rsidRPr="00000000">
              <w:rPr>
                <w:rtl w:val="0"/>
              </w:rPr>
            </w:r>
          </w:p>
        </w:tc>
      </w:tr>
      <w:tr>
        <w:trPr>
          <w:cantSplit w:val="0"/>
          <w:tblHeader w:val="0"/>
        </w:trPr>
        <w:tc>
          <w:tcPr/>
          <w:p w:rsidR="00000000" w:rsidDel="00000000" w:rsidP="00000000" w:rsidRDefault="00000000" w:rsidRPr="00000000" w14:paraId="0000007E">
            <w:pPr>
              <w:pBdr>
                <w:top w:space="0" w:sz="0" w:val="nil"/>
                <w:left w:space="0" w:sz="0" w:val="nil"/>
                <w:bottom w:space="0" w:sz="0" w:val="nil"/>
                <w:right w:space="0" w:sz="0" w:val="nil"/>
                <w:between w:space="0" w:sz="0" w:val="nil"/>
              </w:pBdr>
              <w:ind w:firstLine="29"/>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U11</w:t>
            </w:r>
            <w:r w:rsidDel="00000000" w:rsidR="00000000" w:rsidRPr="00000000">
              <w:rPr>
                <w:rtl w:val="0"/>
              </w:rPr>
            </w:r>
          </w:p>
        </w:tc>
        <w:tc>
          <w:tcPr/>
          <w:p w:rsidR="00000000" w:rsidDel="00000000" w:rsidP="00000000" w:rsidRDefault="00000000" w:rsidRPr="00000000" w14:paraId="0000007F">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Выборка из общего рейтинга соответствующего пола</w:t>
            </w:r>
            <w:r w:rsidDel="00000000" w:rsidR="00000000" w:rsidRPr="00000000">
              <w:rPr>
                <w:rtl w:val="0"/>
              </w:rPr>
            </w:r>
          </w:p>
        </w:tc>
      </w:tr>
    </w:tbl>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8. Порядок формирования Рейтинга</w:t>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8.1. Рейтинг формируется на основании итогового протокола результатов соревнования.</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8.2. По завершении соревнований данные итогового протокола автоматически загружаются в информационную систему «Настольный теннис», на основании которых производится расчёт Рейтинга. Рейтинговая таблица обновляется и публикуется еженедельно. Результаты расчёта сохраняются в рейтинговой истории спортсмена.</w:t>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8.3. В случае неисправности информационной системы «Настольный теннис» либо невозможности её использования по иным причинам Председатель Главной судейской коллегии вручную производит расчет рейтинга. В этом случае рейтинговая таблица обновляется и публикуется ежемесячно.</w:t>
      </w:r>
    </w:p>
    <w:p w:rsidR="00000000" w:rsidDel="00000000" w:rsidP="00000000" w:rsidRDefault="00000000" w:rsidRPr="00000000" w14:paraId="00000085">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9. Основная формула рейтинга</w:t>
      </w:r>
    </w:p>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9.1. Для расчёта предлагается использовать модифицированную рейтинговую модель Elo, адаптированную к настольному теннису.</w:t>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9.2. Изменение рейтинга спортсмена за матч определяется формулой:</w:t>
      </w:r>
    </w:p>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0" w:line="240" w:lineRule="auto"/>
        <w:ind w:left="288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pacing w:after="0" w:line="240" w:lineRule="auto"/>
        <w:ind w:left="288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    Rнов = Rстар + P × K × C × (S − E)</w:t>
      </w:r>
    </w:p>
    <w:p w:rsidR="00000000" w:rsidDel="00000000" w:rsidP="00000000" w:rsidRDefault="00000000" w:rsidRPr="00000000" w14:paraId="0000008B">
      <w:pPr>
        <w:pBdr>
          <w:top w:space="0" w:sz="0" w:val="nil"/>
          <w:left w:space="0" w:sz="0" w:val="nil"/>
          <w:bottom w:space="0" w:sz="0" w:val="nil"/>
          <w:right w:space="0" w:sz="0" w:val="nil"/>
          <w:between w:space="0" w:sz="0" w:val="nil"/>
        </w:pBdr>
        <w:spacing w:after="0" w:line="240" w:lineRule="auto"/>
        <w:ind w:left="288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где </w:t>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Rнов – новый рейтинг спортсмена; </w:t>
      </w:r>
    </w:p>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Rстар – рейтинг до матча; </w:t>
      </w:r>
    </w:p>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P – коэффициент за призовое место; </w:t>
      </w:r>
    </w:p>
    <w:p w:rsidR="00000000" w:rsidDel="00000000" w:rsidP="00000000" w:rsidRDefault="00000000" w:rsidRPr="00000000" w14:paraId="00000090">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K – коэффициент изменения; </w:t>
      </w:r>
    </w:p>
    <w:p w:rsidR="00000000" w:rsidDel="00000000" w:rsidP="00000000" w:rsidRDefault="00000000" w:rsidRPr="00000000" w14:paraId="00000091">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C – коэффициент уровня соревнования; </w:t>
      </w:r>
    </w:p>
    <w:p w:rsidR="00000000" w:rsidDel="00000000" w:rsidP="00000000" w:rsidRDefault="00000000" w:rsidRPr="00000000" w14:paraId="00000092">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S – фактический результат; </w:t>
      </w:r>
    </w:p>
    <w:p w:rsidR="00000000" w:rsidDel="00000000" w:rsidP="00000000" w:rsidRDefault="00000000" w:rsidRPr="00000000" w14:paraId="00000093">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E – ожидаемый результат.</w:t>
      </w:r>
    </w:p>
    <w:p w:rsidR="00000000" w:rsidDel="00000000" w:rsidP="00000000" w:rsidRDefault="00000000" w:rsidRPr="00000000" w14:paraId="00000094">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9.3. Ожидаемый результат рассчитывается по формуле:</w:t>
      </w:r>
    </w:p>
    <w:p w:rsidR="00000000" w:rsidDel="00000000" w:rsidP="00000000" w:rsidRDefault="00000000" w:rsidRPr="00000000" w14:paraId="00000095">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sz w:val="26"/>
          <w:szCs w:val="26"/>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pacing w:after="0" w:line="240" w:lineRule="auto"/>
        <w:ind w:left="2268"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   E = 1 / (1 + 10^((Rсоперника − Rспортсмена) / D))</w:t>
      </w:r>
    </w:p>
    <w:p w:rsidR="00000000" w:rsidDel="00000000" w:rsidP="00000000" w:rsidRDefault="00000000" w:rsidRPr="00000000" w14:paraId="00000097">
      <w:pPr>
        <w:pBdr>
          <w:top w:space="0" w:sz="0" w:val="nil"/>
          <w:left w:space="0" w:sz="0" w:val="nil"/>
          <w:bottom w:space="0" w:sz="0" w:val="nil"/>
          <w:right w:space="0" w:sz="0" w:val="nil"/>
          <w:between w:space="0" w:sz="0" w:val="nil"/>
        </w:pBdr>
        <w:spacing w:after="0" w:line="240" w:lineRule="auto"/>
        <w:ind w:left="2160" w:firstLine="0"/>
        <w:jc w:val="both"/>
        <w:rPr>
          <w:rFonts w:ascii="Arial" w:cs="Arial" w:eastAsia="Arial" w:hAnsi="Arial"/>
          <w:color w:val="000000"/>
          <w:sz w:val="26"/>
          <w:szCs w:val="26"/>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9.4. D – параметр масштаба рейтинговой шкалы. </w:t>
      </w:r>
    </w:p>
    <w:p w:rsidR="00000000" w:rsidDel="00000000" w:rsidP="00000000" w:rsidRDefault="00000000" w:rsidRPr="00000000" w14:paraId="00000099">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10. Коэффициент за призовое место</w:t>
      </w: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10.1. Для дополнительного учета итогового спортивного результата спортсмена вводится коэффициент за призовое место (P).</w:t>
      </w:r>
    </w:p>
    <w:p w:rsidR="00000000" w:rsidDel="00000000" w:rsidP="00000000" w:rsidRDefault="00000000" w:rsidRPr="00000000" w14:paraId="0000009C">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10.2. Коэффициент применяется только к спортсменам, занявшим призовые места в соревнованиях, получивших статус рейтингового.</w:t>
      </w:r>
    </w:p>
    <w:p w:rsidR="00000000" w:rsidDel="00000000" w:rsidP="00000000" w:rsidRDefault="00000000" w:rsidRPr="00000000" w14:paraId="0000009D">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10.3. Предлагается следующая шкала коэффициентов:</w:t>
      </w:r>
    </w:p>
    <w:p w:rsidR="00000000" w:rsidDel="00000000" w:rsidP="00000000" w:rsidRDefault="00000000" w:rsidRPr="00000000" w14:paraId="0000009E">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tl w:val="0"/>
        </w:rPr>
      </w:r>
    </w:p>
    <w:tbl>
      <w:tblPr>
        <w:tblStyle w:val="Table3"/>
        <w:tblW w:w="98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7"/>
        <w:gridCol w:w="2410"/>
        <w:gridCol w:w="4907"/>
        <w:tblGridChange w:id="0">
          <w:tblGrid>
            <w:gridCol w:w="2547"/>
            <w:gridCol w:w="2410"/>
            <w:gridCol w:w="4907"/>
          </w:tblGrid>
        </w:tblGridChange>
      </w:tblGrid>
      <w:tr>
        <w:trPr>
          <w:cantSplit w:val="0"/>
          <w:tblHeader w:val="0"/>
        </w:trPr>
        <w:tc>
          <w:tcPr>
            <w:shd w:fill="d9eaf7" w:val="clear"/>
          </w:tcPr>
          <w:p w:rsidR="00000000" w:rsidDel="00000000" w:rsidP="00000000" w:rsidRDefault="00000000" w:rsidRPr="00000000" w14:paraId="0000009F">
            <w:pPr>
              <w:pBdr>
                <w:top w:space="0" w:sz="0" w:val="nil"/>
                <w:left w:space="0" w:sz="0" w:val="nil"/>
                <w:bottom w:space="0" w:sz="0" w:val="nil"/>
                <w:right w:space="0" w:sz="0" w:val="nil"/>
                <w:between w:space="0" w:sz="0" w:val="nil"/>
              </w:pBdr>
              <w:ind w:firstLine="29"/>
              <w:jc w:val="both"/>
              <w:rPr>
                <w:rFonts w:ascii="Arial" w:cs="Arial" w:eastAsia="Arial" w:hAnsi="Arial"/>
                <w:color w:val="000000"/>
              </w:rPr>
            </w:pPr>
            <w:r w:rsidDel="00000000" w:rsidR="00000000" w:rsidRPr="00000000">
              <w:rPr>
                <w:rFonts w:ascii="Arial" w:cs="Arial" w:eastAsia="Arial" w:hAnsi="Arial"/>
                <w:b w:val="1"/>
                <w:bCs w:val="1"/>
                <w:color w:val="000000"/>
                <w:sz w:val="20"/>
                <w:szCs w:val="20"/>
                <w:rtl w:val="0"/>
              </w:rPr>
              <w:t xml:space="preserve">Призовое место</w:t>
            </w:r>
            <w:r w:rsidDel="00000000" w:rsidR="00000000" w:rsidRPr="00000000">
              <w:rPr>
                <w:rtl w:val="0"/>
              </w:rPr>
            </w:r>
          </w:p>
        </w:tc>
        <w:tc>
          <w:tcPr>
            <w:shd w:fill="d9eaf7" w:val="clear"/>
          </w:tcPr>
          <w:p w:rsidR="00000000" w:rsidDel="00000000" w:rsidP="00000000" w:rsidRDefault="00000000" w:rsidRPr="00000000" w14:paraId="000000A0">
            <w:pPr>
              <w:pBdr>
                <w:top w:space="0" w:sz="0" w:val="nil"/>
                <w:left w:space="0" w:sz="0" w:val="nil"/>
                <w:bottom w:space="0" w:sz="0" w:val="nil"/>
                <w:right w:space="0" w:sz="0" w:val="nil"/>
                <w:between w:space="0" w:sz="0" w:val="nil"/>
              </w:pBdr>
              <w:ind w:firstLine="42"/>
              <w:jc w:val="both"/>
              <w:rPr>
                <w:rFonts w:ascii="Arial" w:cs="Arial" w:eastAsia="Arial" w:hAnsi="Arial"/>
                <w:color w:val="000000"/>
              </w:rPr>
            </w:pPr>
            <w:r w:rsidDel="00000000" w:rsidR="00000000" w:rsidRPr="00000000">
              <w:rPr>
                <w:rFonts w:ascii="Arial" w:cs="Arial" w:eastAsia="Arial" w:hAnsi="Arial"/>
                <w:b w:val="1"/>
                <w:bCs w:val="1"/>
                <w:color w:val="000000"/>
                <w:sz w:val="20"/>
                <w:szCs w:val="20"/>
                <w:rtl w:val="0"/>
              </w:rPr>
              <w:t xml:space="preserve">Коэффициент P</w:t>
            </w:r>
            <w:r w:rsidDel="00000000" w:rsidR="00000000" w:rsidRPr="00000000">
              <w:rPr>
                <w:rtl w:val="0"/>
              </w:rPr>
            </w:r>
          </w:p>
        </w:tc>
        <w:tc>
          <w:tcPr>
            <w:shd w:fill="d9eaf7" w:val="clear"/>
          </w:tcPr>
          <w:p w:rsidR="00000000" w:rsidDel="00000000" w:rsidP="00000000" w:rsidRDefault="00000000" w:rsidRPr="00000000" w14:paraId="000000A1">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b w:val="1"/>
                <w:bCs w:val="1"/>
                <w:color w:val="000000"/>
                <w:sz w:val="20"/>
                <w:szCs w:val="20"/>
                <w:rtl w:val="0"/>
              </w:rPr>
              <w:t xml:space="preserve">Примечание</w:t>
            </w:r>
            <w:r w:rsidDel="00000000" w:rsidR="00000000" w:rsidRPr="00000000">
              <w:rPr>
                <w:rtl w:val="0"/>
              </w:rPr>
            </w:r>
          </w:p>
        </w:tc>
      </w:tr>
      <w:tr>
        <w:trPr>
          <w:cantSplit w:val="0"/>
          <w:tblHeader w:val="0"/>
        </w:trPr>
        <w:tc>
          <w:tcPr/>
          <w:p w:rsidR="00000000" w:rsidDel="00000000" w:rsidP="00000000" w:rsidRDefault="00000000" w:rsidRPr="00000000" w14:paraId="000000A2">
            <w:pPr>
              <w:pBdr>
                <w:top w:space="0" w:sz="0" w:val="nil"/>
                <w:left w:space="0" w:sz="0" w:val="nil"/>
                <w:bottom w:space="0" w:sz="0" w:val="nil"/>
                <w:right w:space="0" w:sz="0" w:val="nil"/>
                <w:between w:space="0" w:sz="0" w:val="nil"/>
              </w:pBdr>
              <w:ind w:firstLine="29"/>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1 место</w:t>
            </w:r>
            <w:r w:rsidDel="00000000" w:rsidR="00000000" w:rsidRPr="00000000">
              <w:rPr>
                <w:rtl w:val="0"/>
              </w:rPr>
            </w:r>
          </w:p>
        </w:tc>
        <w:tc>
          <w:tcPr/>
          <w:p w:rsidR="00000000" w:rsidDel="00000000" w:rsidP="00000000" w:rsidRDefault="00000000" w:rsidRPr="00000000" w14:paraId="000000A3">
            <w:pPr>
              <w:pBdr>
                <w:top w:space="0" w:sz="0" w:val="nil"/>
                <w:left w:space="0" w:sz="0" w:val="nil"/>
                <w:bottom w:space="0" w:sz="0" w:val="nil"/>
                <w:right w:space="0" w:sz="0" w:val="nil"/>
                <w:between w:space="0" w:sz="0" w:val="nil"/>
              </w:pBdr>
              <w:ind w:firstLine="42"/>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1,20</w:t>
            </w:r>
            <w:r w:rsidDel="00000000" w:rsidR="00000000" w:rsidRPr="00000000">
              <w:rPr>
                <w:rtl w:val="0"/>
              </w:rPr>
            </w:r>
          </w:p>
        </w:tc>
        <w:tc>
          <w:tcPr/>
          <w:p w:rsidR="00000000" w:rsidDel="00000000" w:rsidP="00000000" w:rsidRDefault="00000000" w:rsidRPr="00000000" w14:paraId="000000A4">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Победитель</w:t>
            </w:r>
            <w:r w:rsidDel="00000000" w:rsidR="00000000" w:rsidRPr="00000000">
              <w:rPr>
                <w:rtl w:val="0"/>
              </w:rPr>
            </w:r>
          </w:p>
        </w:tc>
      </w:tr>
      <w:tr>
        <w:trPr>
          <w:cantSplit w:val="0"/>
          <w:tblHeader w:val="0"/>
        </w:trPr>
        <w:tc>
          <w:tcPr/>
          <w:p w:rsidR="00000000" w:rsidDel="00000000" w:rsidP="00000000" w:rsidRDefault="00000000" w:rsidRPr="00000000" w14:paraId="000000A5">
            <w:pPr>
              <w:pBdr>
                <w:top w:space="0" w:sz="0" w:val="nil"/>
                <w:left w:space="0" w:sz="0" w:val="nil"/>
                <w:bottom w:space="0" w:sz="0" w:val="nil"/>
                <w:right w:space="0" w:sz="0" w:val="nil"/>
                <w:between w:space="0" w:sz="0" w:val="nil"/>
              </w:pBdr>
              <w:ind w:firstLine="29"/>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2 место</w:t>
            </w:r>
            <w:r w:rsidDel="00000000" w:rsidR="00000000" w:rsidRPr="00000000">
              <w:rPr>
                <w:rtl w:val="0"/>
              </w:rPr>
            </w:r>
          </w:p>
        </w:tc>
        <w:tc>
          <w:tcPr/>
          <w:p w:rsidR="00000000" w:rsidDel="00000000" w:rsidP="00000000" w:rsidRDefault="00000000" w:rsidRPr="00000000" w14:paraId="000000A6">
            <w:pPr>
              <w:pBdr>
                <w:top w:space="0" w:sz="0" w:val="nil"/>
                <w:left w:space="0" w:sz="0" w:val="nil"/>
                <w:bottom w:space="0" w:sz="0" w:val="nil"/>
                <w:right w:space="0" w:sz="0" w:val="nil"/>
                <w:between w:space="0" w:sz="0" w:val="nil"/>
              </w:pBdr>
              <w:ind w:firstLine="42"/>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1,15</w:t>
            </w:r>
            <w:r w:rsidDel="00000000" w:rsidR="00000000" w:rsidRPr="00000000">
              <w:rPr>
                <w:rtl w:val="0"/>
              </w:rPr>
            </w:r>
          </w:p>
        </w:tc>
        <w:tc>
          <w:tcPr/>
          <w:p w:rsidR="00000000" w:rsidDel="00000000" w:rsidP="00000000" w:rsidRDefault="00000000" w:rsidRPr="00000000" w14:paraId="000000A7">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Серебряный призёр</w:t>
            </w:r>
            <w:r w:rsidDel="00000000" w:rsidR="00000000" w:rsidRPr="00000000">
              <w:rPr>
                <w:rtl w:val="0"/>
              </w:rPr>
            </w:r>
          </w:p>
        </w:tc>
      </w:tr>
      <w:tr>
        <w:trPr>
          <w:cantSplit w:val="0"/>
          <w:tblHeader w:val="0"/>
        </w:trPr>
        <w:tc>
          <w:tcPr/>
          <w:p w:rsidR="00000000" w:rsidDel="00000000" w:rsidP="00000000" w:rsidRDefault="00000000" w:rsidRPr="00000000" w14:paraId="000000A8">
            <w:pPr>
              <w:pBdr>
                <w:top w:space="0" w:sz="0" w:val="nil"/>
                <w:left w:space="0" w:sz="0" w:val="nil"/>
                <w:bottom w:space="0" w:sz="0" w:val="nil"/>
                <w:right w:space="0" w:sz="0" w:val="nil"/>
                <w:between w:space="0" w:sz="0" w:val="nil"/>
              </w:pBdr>
              <w:ind w:firstLine="29"/>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3 место</w:t>
            </w:r>
            <w:r w:rsidDel="00000000" w:rsidR="00000000" w:rsidRPr="00000000">
              <w:rPr>
                <w:rtl w:val="0"/>
              </w:rPr>
            </w:r>
          </w:p>
        </w:tc>
        <w:tc>
          <w:tcPr/>
          <w:p w:rsidR="00000000" w:rsidDel="00000000" w:rsidP="00000000" w:rsidRDefault="00000000" w:rsidRPr="00000000" w14:paraId="000000A9">
            <w:pPr>
              <w:pBdr>
                <w:top w:space="0" w:sz="0" w:val="nil"/>
                <w:left w:space="0" w:sz="0" w:val="nil"/>
                <w:bottom w:space="0" w:sz="0" w:val="nil"/>
                <w:right w:space="0" w:sz="0" w:val="nil"/>
                <w:between w:space="0" w:sz="0" w:val="nil"/>
              </w:pBdr>
              <w:ind w:firstLine="42"/>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1,10</w:t>
            </w:r>
            <w:r w:rsidDel="00000000" w:rsidR="00000000" w:rsidRPr="00000000">
              <w:rPr>
                <w:rtl w:val="0"/>
              </w:rPr>
            </w:r>
          </w:p>
        </w:tc>
        <w:tc>
          <w:tcPr/>
          <w:p w:rsidR="00000000" w:rsidDel="00000000" w:rsidP="00000000" w:rsidRDefault="00000000" w:rsidRPr="00000000" w14:paraId="000000AA">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Бронзовый призёр</w:t>
            </w:r>
            <w:r w:rsidDel="00000000" w:rsidR="00000000" w:rsidRPr="00000000">
              <w:rPr>
                <w:rtl w:val="0"/>
              </w:rPr>
            </w:r>
          </w:p>
        </w:tc>
      </w:tr>
      <w:tr>
        <w:trPr>
          <w:cantSplit w:val="0"/>
          <w:tblHeader w:val="0"/>
        </w:trPr>
        <w:tc>
          <w:tcPr/>
          <w:p w:rsidR="00000000" w:rsidDel="00000000" w:rsidP="00000000" w:rsidRDefault="00000000" w:rsidRPr="00000000" w14:paraId="000000AB">
            <w:pPr>
              <w:pBdr>
                <w:top w:space="0" w:sz="0" w:val="nil"/>
                <w:left w:space="0" w:sz="0" w:val="nil"/>
                <w:bottom w:space="0" w:sz="0" w:val="nil"/>
                <w:right w:space="0" w:sz="0" w:val="nil"/>
                <w:between w:space="0" w:sz="0" w:val="nil"/>
              </w:pBdr>
              <w:ind w:firstLine="29"/>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4 место и ниже</w:t>
            </w:r>
            <w:r w:rsidDel="00000000" w:rsidR="00000000" w:rsidRPr="00000000">
              <w:rPr>
                <w:rtl w:val="0"/>
              </w:rPr>
            </w:r>
          </w:p>
        </w:tc>
        <w:tc>
          <w:tcPr/>
          <w:p w:rsidR="00000000" w:rsidDel="00000000" w:rsidP="00000000" w:rsidRDefault="00000000" w:rsidRPr="00000000" w14:paraId="000000AC">
            <w:pPr>
              <w:pBdr>
                <w:top w:space="0" w:sz="0" w:val="nil"/>
                <w:left w:space="0" w:sz="0" w:val="nil"/>
                <w:bottom w:space="0" w:sz="0" w:val="nil"/>
                <w:right w:space="0" w:sz="0" w:val="nil"/>
                <w:between w:space="0" w:sz="0" w:val="nil"/>
              </w:pBdr>
              <w:ind w:firstLine="42"/>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1,00</w:t>
            </w:r>
            <w:r w:rsidDel="00000000" w:rsidR="00000000" w:rsidRPr="00000000">
              <w:rPr>
                <w:rtl w:val="0"/>
              </w:rPr>
            </w:r>
          </w:p>
        </w:tc>
        <w:tc>
          <w:tcPr/>
          <w:p w:rsidR="00000000" w:rsidDel="00000000" w:rsidP="00000000" w:rsidRDefault="00000000" w:rsidRPr="00000000" w14:paraId="000000AD">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Коэффициент призового места не применяется</w:t>
            </w:r>
            <w:r w:rsidDel="00000000" w:rsidR="00000000" w:rsidRPr="00000000">
              <w:rPr>
                <w:rtl w:val="0"/>
              </w:rPr>
            </w:r>
          </w:p>
        </w:tc>
      </w:tr>
    </w:tbl>
    <w:p w:rsidR="00000000" w:rsidDel="00000000" w:rsidP="00000000" w:rsidRDefault="00000000" w:rsidRPr="00000000" w14:paraId="000000AE">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10.4. Если регламентом соревнования не предусмотрен розыгрыш третьего места, оба спортсмена считаются бронзовыми призёрами и получают P = 1,10.</w:t>
      </w:r>
    </w:p>
    <w:p w:rsidR="00000000" w:rsidDel="00000000" w:rsidP="00000000" w:rsidRDefault="00000000" w:rsidRPr="00000000" w14:paraId="000000B0">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10.5. За 4-е место и ниже коэффициент призового места не применяется, P = 1,00.</w:t>
      </w:r>
    </w:p>
    <w:p w:rsidR="00000000" w:rsidDel="00000000" w:rsidP="00000000" w:rsidRDefault="00000000" w:rsidRPr="00000000" w14:paraId="000000B1">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10.6. Коэффициент P является дополнительным и применяется после определения рейтингового изменения по результатам рейтинговых матчей турнира.</w:t>
      </w:r>
    </w:p>
    <w:p w:rsidR="00000000" w:rsidDel="00000000" w:rsidP="00000000" w:rsidRDefault="00000000" w:rsidRPr="00000000" w14:paraId="000000B2">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11. Коэффициент K. Формирование рейтинга нового спортсмена</w:t>
      </w: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11.1. Коэффициент K применяется при расчёте рейтинга спортсмена и предназначен для регулирования степени изменения рейтинга по результатам сыгранных матчей. Применение коэффициента позволяет обеспечить последовательное изменение рейтинга в соответствии с фактическим уровнем спортивного мастерства спортсмена и снизить вероятность необоснованных резких колебаний рейтингового значения.</w:t>
      </w:r>
    </w:p>
    <w:p w:rsidR="00000000" w:rsidDel="00000000" w:rsidP="00000000" w:rsidRDefault="00000000" w:rsidRPr="00000000" w14:paraId="000000B5">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11.2. Для спортсмена, впервые включаемого в Рейтинг и имеющего начальное рейтинговое значение 1,00, устанавливается переходный период продолжительностью 20 официальных матчей. В течение переходного периода при расчёте рейтинга применяется пониженный коэффициент K, обеспечивающий ускоренную адаптацию начального рейтингового значения к фактическому уровню спортивного мастерства спортсмена.</w:t>
      </w:r>
    </w:p>
    <w:p w:rsidR="00000000" w:rsidDel="00000000" w:rsidP="00000000" w:rsidRDefault="00000000" w:rsidRPr="00000000" w14:paraId="000000B6">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11.3. Переходный период исчисляется с первого официального матча спортсмена, учитываемого при расчёте Рейтинга, и завершается после учёта результатов 20 официальных матчей.</w:t>
      </w:r>
    </w:p>
    <w:p w:rsidR="00000000" w:rsidDel="00000000" w:rsidP="00000000" w:rsidRDefault="00000000" w:rsidRPr="00000000" w14:paraId="000000B7">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11.4. Начиная с 21-го официального матча, при расчёте рейтинга спортсмена применяется стандартный коэффициент K.</w:t>
      </w:r>
    </w:p>
    <w:p w:rsidR="00000000" w:rsidDel="00000000" w:rsidP="00000000" w:rsidRDefault="00000000" w:rsidRPr="00000000" w14:paraId="000000B8">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12. Изменение рейтинга за матч</w:t>
      </w: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12.1. В целях обеспечения стабильности рейтинговой системы и предотвращения необоснованно резких изменений рейтинговых значений устанавливается максимально допустимая величина изменения рейтинга спортсмена по результатам одного официального матча.</w:t>
      </w:r>
    </w:p>
    <w:p w:rsidR="00000000" w:rsidDel="00000000" w:rsidP="00000000" w:rsidRDefault="00000000" w:rsidRPr="00000000" w14:paraId="000000BB">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12.3. Ограничение максимального изменения рейтинга применяется в равной степени как при увеличении, так и при уменьшении рейтингового значения спортсмена.</w:t>
      </w:r>
    </w:p>
    <w:p w:rsidR="00000000" w:rsidDel="00000000" w:rsidP="00000000" w:rsidRDefault="00000000" w:rsidRPr="00000000" w14:paraId="000000BC">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13. Коэффициент уровня соревнования </w:t>
      </w:r>
    </w:p>
    <w:p w:rsidR="00000000" w:rsidDel="00000000" w:rsidP="00000000" w:rsidRDefault="00000000" w:rsidRPr="00000000" w14:paraId="000000BE">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tl w:val="0"/>
        </w:rPr>
      </w:r>
    </w:p>
    <w:tbl>
      <w:tblPr>
        <w:tblStyle w:val="Table4"/>
        <w:tblW w:w="97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527"/>
        <w:gridCol w:w="3233"/>
        <w:tblGridChange w:id="0">
          <w:tblGrid>
            <w:gridCol w:w="6527"/>
            <w:gridCol w:w="3233"/>
          </w:tblGrid>
        </w:tblGridChange>
      </w:tblGrid>
      <w:tr>
        <w:trPr>
          <w:cantSplit w:val="0"/>
          <w:trHeight w:val="353" w:hRule="atLeast"/>
          <w:tblHeader w:val="0"/>
        </w:trPr>
        <w:tc>
          <w:tcPr>
            <w:shd w:fill="d9eaf7" w:val="clear"/>
            <w:vAlign w:val="center"/>
          </w:tcPr>
          <w:p w:rsidR="00000000" w:rsidDel="00000000" w:rsidP="00000000" w:rsidRDefault="00000000" w:rsidRPr="00000000" w14:paraId="000000BF">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b w:val="1"/>
                <w:bCs w:val="1"/>
                <w:color w:val="000000"/>
                <w:sz w:val="20"/>
                <w:szCs w:val="20"/>
                <w:rtl w:val="0"/>
              </w:rPr>
              <w:t xml:space="preserve">Уровень соревнования</w:t>
            </w:r>
            <w:r w:rsidDel="00000000" w:rsidR="00000000" w:rsidRPr="00000000">
              <w:rPr>
                <w:rtl w:val="0"/>
              </w:rPr>
            </w:r>
          </w:p>
        </w:tc>
        <w:tc>
          <w:tcPr>
            <w:shd w:fill="d9eaf7" w:val="clear"/>
            <w:vAlign w:val="center"/>
          </w:tcPr>
          <w:p w:rsidR="00000000" w:rsidDel="00000000" w:rsidP="00000000" w:rsidRDefault="00000000" w:rsidRPr="00000000" w14:paraId="000000C0">
            <w:pPr>
              <w:pBdr>
                <w:top w:space="0" w:sz="0" w:val="nil"/>
                <w:left w:space="0" w:sz="0" w:val="nil"/>
                <w:bottom w:space="0" w:sz="0" w:val="nil"/>
                <w:right w:space="0" w:sz="0" w:val="nil"/>
                <w:between w:space="0" w:sz="0" w:val="nil"/>
              </w:pBdr>
              <w:ind w:firstLine="35"/>
              <w:jc w:val="both"/>
              <w:rPr>
                <w:rFonts w:ascii="Arial" w:cs="Arial" w:eastAsia="Arial" w:hAnsi="Arial"/>
                <w:color w:val="000000"/>
              </w:rPr>
            </w:pPr>
            <w:r w:rsidDel="00000000" w:rsidR="00000000" w:rsidRPr="00000000">
              <w:rPr>
                <w:rFonts w:ascii="Arial" w:cs="Arial" w:eastAsia="Arial" w:hAnsi="Arial"/>
                <w:b w:val="1"/>
                <w:bCs w:val="1"/>
                <w:color w:val="000000"/>
                <w:sz w:val="20"/>
                <w:szCs w:val="20"/>
                <w:rtl w:val="0"/>
              </w:rPr>
              <w:t xml:space="preserve">Коэффициент</w:t>
            </w:r>
            <w:r w:rsidDel="00000000" w:rsidR="00000000" w:rsidRPr="00000000">
              <w:rPr>
                <w:rtl w:val="0"/>
              </w:rPr>
            </w:r>
          </w:p>
        </w:tc>
      </w:tr>
      <w:tr>
        <w:trPr>
          <w:cantSplit w:val="0"/>
          <w:tblHeader w:val="0"/>
        </w:trPr>
        <w:tc>
          <w:tcPr/>
          <w:p w:rsidR="00000000" w:rsidDel="00000000" w:rsidP="00000000" w:rsidRDefault="00000000" w:rsidRPr="00000000" w14:paraId="000000C1">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Чемпионаты РК, кубок РК, спартакиада, молодежные игры, ТОП-12</w:t>
            </w:r>
            <w:r w:rsidDel="00000000" w:rsidR="00000000" w:rsidRPr="00000000">
              <w:rPr>
                <w:rtl w:val="0"/>
              </w:rPr>
            </w:r>
          </w:p>
        </w:tc>
        <w:tc>
          <w:tcPr/>
          <w:p w:rsidR="00000000" w:rsidDel="00000000" w:rsidP="00000000" w:rsidRDefault="00000000" w:rsidRPr="00000000" w14:paraId="000000C2">
            <w:pPr>
              <w:pBdr>
                <w:top w:space="0" w:sz="0" w:val="nil"/>
                <w:left w:space="0" w:sz="0" w:val="nil"/>
                <w:bottom w:space="0" w:sz="0" w:val="nil"/>
                <w:right w:space="0" w:sz="0" w:val="nil"/>
                <w:between w:space="0" w:sz="0" w:val="nil"/>
              </w:pBdr>
              <w:ind w:firstLine="35"/>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1,20</w:t>
            </w:r>
            <w:r w:rsidDel="00000000" w:rsidR="00000000" w:rsidRPr="00000000">
              <w:rPr>
                <w:rtl w:val="0"/>
              </w:rPr>
            </w:r>
          </w:p>
        </w:tc>
      </w:tr>
      <w:tr>
        <w:trPr>
          <w:cantSplit w:val="0"/>
          <w:tblHeader w:val="0"/>
        </w:trPr>
        <w:tc>
          <w:tcPr/>
          <w:p w:rsidR="00000000" w:rsidDel="00000000" w:rsidP="00000000" w:rsidRDefault="00000000" w:rsidRPr="00000000" w14:paraId="000000C3">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Чемпионаты РК (по возрастам), ЕЛНТ, Республиканские соревнования</w:t>
            </w:r>
            <w:r w:rsidDel="00000000" w:rsidR="00000000" w:rsidRPr="00000000">
              <w:rPr>
                <w:rtl w:val="0"/>
              </w:rPr>
            </w:r>
          </w:p>
        </w:tc>
        <w:tc>
          <w:tcPr/>
          <w:p w:rsidR="00000000" w:rsidDel="00000000" w:rsidP="00000000" w:rsidRDefault="00000000" w:rsidRPr="00000000" w14:paraId="000000C4">
            <w:pPr>
              <w:pBdr>
                <w:top w:space="0" w:sz="0" w:val="nil"/>
                <w:left w:space="0" w:sz="0" w:val="nil"/>
                <w:bottom w:space="0" w:sz="0" w:val="nil"/>
                <w:right w:space="0" w:sz="0" w:val="nil"/>
                <w:between w:space="0" w:sz="0" w:val="nil"/>
              </w:pBdr>
              <w:ind w:firstLine="35"/>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1,00</w:t>
            </w:r>
            <w:r w:rsidDel="00000000" w:rsidR="00000000" w:rsidRPr="00000000">
              <w:rPr>
                <w:rtl w:val="0"/>
              </w:rPr>
            </w:r>
          </w:p>
        </w:tc>
      </w:tr>
      <w:tr>
        <w:trPr>
          <w:cantSplit w:val="0"/>
          <w:tblHeader w:val="0"/>
        </w:trPr>
        <w:tc>
          <w:tcPr/>
          <w:p w:rsidR="00000000" w:rsidDel="00000000" w:rsidP="00000000" w:rsidRDefault="00000000" w:rsidRPr="00000000" w14:paraId="000000C5">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Областные/городские соревнования</w:t>
            </w:r>
            <w:r w:rsidDel="00000000" w:rsidR="00000000" w:rsidRPr="00000000">
              <w:rPr>
                <w:rtl w:val="0"/>
              </w:rPr>
            </w:r>
          </w:p>
        </w:tc>
        <w:tc>
          <w:tcPr/>
          <w:p w:rsidR="00000000" w:rsidDel="00000000" w:rsidP="00000000" w:rsidRDefault="00000000" w:rsidRPr="00000000" w14:paraId="000000C6">
            <w:pPr>
              <w:pBdr>
                <w:top w:space="0" w:sz="0" w:val="nil"/>
                <w:left w:space="0" w:sz="0" w:val="nil"/>
                <w:bottom w:space="0" w:sz="0" w:val="nil"/>
                <w:right w:space="0" w:sz="0" w:val="nil"/>
                <w:between w:space="0" w:sz="0" w:val="nil"/>
              </w:pBdr>
              <w:ind w:firstLine="35"/>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0,80</w:t>
            </w:r>
            <w:r w:rsidDel="00000000" w:rsidR="00000000" w:rsidRPr="00000000">
              <w:rPr>
                <w:rtl w:val="0"/>
              </w:rPr>
            </w:r>
          </w:p>
        </w:tc>
      </w:tr>
      <w:tr>
        <w:trPr>
          <w:cantSplit w:val="0"/>
          <w:tblHeader w:val="0"/>
        </w:trPr>
        <w:tc>
          <w:tcPr/>
          <w:p w:rsidR="00000000" w:rsidDel="00000000" w:rsidP="00000000" w:rsidRDefault="00000000" w:rsidRPr="00000000" w14:paraId="000000C7">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Любительские турниры</w:t>
            </w:r>
            <w:r w:rsidDel="00000000" w:rsidR="00000000" w:rsidRPr="00000000">
              <w:rPr>
                <w:rtl w:val="0"/>
              </w:rPr>
            </w:r>
          </w:p>
        </w:tc>
        <w:tc>
          <w:tcPr/>
          <w:p w:rsidR="00000000" w:rsidDel="00000000" w:rsidP="00000000" w:rsidRDefault="00000000" w:rsidRPr="00000000" w14:paraId="000000C8">
            <w:pPr>
              <w:pBdr>
                <w:top w:space="0" w:sz="0" w:val="nil"/>
                <w:left w:space="0" w:sz="0" w:val="nil"/>
                <w:bottom w:space="0" w:sz="0" w:val="nil"/>
                <w:right w:space="0" w:sz="0" w:val="nil"/>
                <w:between w:space="0" w:sz="0" w:val="nil"/>
              </w:pBdr>
              <w:ind w:firstLine="35"/>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0,60</w:t>
            </w:r>
            <w:r w:rsidDel="00000000" w:rsidR="00000000" w:rsidRPr="00000000">
              <w:rPr>
                <w:rtl w:val="0"/>
              </w:rPr>
            </w:r>
          </w:p>
        </w:tc>
      </w:tr>
    </w:tbl>
    <w:p w:rsidR="00000000" w:rsidDel="00000000" w:rsidP="00000000" w:rsidRDefault="00000000" w:rsidRPr="00000000" w14:paraId="000000C9">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13.1. Коэффициент соревнования применяется ко всем рейтинговым матчам данного соревнования.</w:t>
      </w:r>
    </w:p>
    <w:p w:rsidR="00000000" w:rsidDel="00000000" w:rsidP="00000000" w:rsidRDefault="00000000" w:rsidRPr="00000000" w14:paraId="000000CB">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14. Правила учёта матчей</w:t>
      </w: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14.1. Учитываются матчи одиночного разряда, проведённые в официальных рейтинговых соревнованиях.</w:t>
      </w:r>
    </w:p>
    <w:p w:rsidR="00000000" w:rsidDel="00000000" w:rsidP="00000000" w:rsidRDefault="00000000" w:rsidRPr="00000000" w14:paraId="000000CE">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14.2. Тренировочные, контрольные вне утверждённого статуса, товарищеские и неподтверждённые матчи не учитываются.</w:t>
      </w:r>
    </w:p>
    <w:p w:rsidR="00000000" w:rsidDel="00000000" w:rsidP="00000000" w:rsidRDefault="00000000" w:rsidRPr="00000000" w14:paraId="000000CF">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14.3. Каждый матч должен иметь подтверждённый счёт.</w:t>
      </w:r>
    </w:p>
    <w:p w:rsidR="00000000" w:rsidDel="00000000" w:rsidP="00000000" w:rsidRDefault="00000000" w:rsidRPr="00000000" w14:paraId="000000D0">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15. Ответственность спортсмена за подтверждённую заявку и неучастие в соревновании</w:t>
      </w: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15.1. Подача спортсменом заявки на участие в рейтинговом соревновании означает подтверждение его намерения принять участие в соответствующем соревновании при условии соблюдения требований, установленных положением (регламентом) соревнования.</w:t>
      </w:r>
    </w:p>
    <w:p w:rsidR="00000000" w:rsidDel="00000000" w:rsidP="00000000" w:rsidRDefault="00000000" w:rsidRPr="00000000" w14:paraId="000000D3">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15.2. Спортсмен вправе отказаться от участия в соревновании без применения рейтингового последствия, если уведомление о снятии направлено организатору соревнования до истечения срока, установленного положением (регламентом) соревнования.</w:t>
      </w:r>
    </w:p>
    <w:p w:rsidR="00000000" w:rsidDel="00000000" w:rsidP="00000000" w:rsidRDefault="00000000" w:rsidRPr="00000000" w14:paraId="000000D4">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15.3. Если спортсмен снимается с соревнования после истечения установленного срока до начала соревнования, такое снятие подлежит рассмотрению в соответствии с настоящим Положением. Рейтинговое последствие применяется только в случае признания снятия необоснованным.</w:t>
      </w:r>
    </w:p>
    <w:p w:rsidR="00000000" w:rsidDel="00000000" w:rsidP="00000000" w:rsidRDefault="00000000" w:rsidRPr="00000000" w14:paraId="000000D5">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15.4. За первую подтверждённую неявку без уважительной причины рейтинг уменьшается на 0,20 балла. Данное снижение является исключительно рейтинговым последствием в рамках настоящей системы и не является дисциплинарным взысканием.</w:t>
      </w:r>
    </w:p>
    <w:p w:rsidR="00000000" w:rsidDel="00000000" w:rsidP="00000000" w:rsidRDefault="00000000" w:rsidRPr="00000000" w14:paraId="000000D6">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15.5. За повторную неявку без уважительной причины рейтинг уменьшается на 0,30 балла.</w:t>
      </w:r>
    </w:p>
    <w:p w:rsidR="00000000" w:rsidDel="00000000" w:rsidP="00000000" w:rsidRDefault="00000000" w:rsidRPr="00000000" w14:paraId="000000D7">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15.6. За каждую последующую подтверждённую неявку без уважительной причины рейтинг уменьшается на 0,50 балла.</w:t>
      </w:r>
    </w:p>
    <w:p w:rsidR="00000000" w:rsidDel="00000000" w:rsidP="00000000" w:rsidRDefault="00000000" w:rsidRPr="00000000" w14:paraId="000000D8">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15.7. Рейтинговое снижение применяется однократно за каждый установленный факт неявки и отражается отдельной записью в рейтинговой истории спортсмена с указанием даты, соревнования, основания и размера снижения.</w:t>
      </w:r>
    </w:p>
    <w:p w:rsidR="00000000" w:rsidDel="00000000" w:rsidP="00000000" w:rsidRDefault="00000000" w:rsidRPr="00000000" w14:paraId="000000D9">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15.8. Неявка спортсмена, вызванная уважительной причиной, не влечёт снижения рейтинга.</w:t>
      </w:r>
    </w:p>
    <w:p w:rsidR="00000000" w:rsidDel="00000000" w:rsidP="00000000" w:rsidRDefault="00000000" w:rsidRPr="00000000" w14:paraId="000000DA">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15.9. К уважительным причинам относятся, в том числе:</w:t>
      </w:r>
    </w:p>
    <w:p w:rsidR="00000000" w:rsidDel="00000000" w:rsidP="00000000" w:rsidRDefault="00000000" w:rsidRPr="00000000" w14:paraId="000000DB">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 заболевание или травма спортсмена; </w:t>
      </w:r>
    </w:p>
    <w:p w:rsidR="00000000" w:rsidDel="00000000" w:rsidP="00000000" w:rsidRDefault="00000000" w:rsidRPr="00000000" w14:paraId="000000DC">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 участие спортсмена в другом спортивном мероприятии по поручению Федерации; </w:t>
      </w:r>
    </w:p>
    <w:p w:rsidR="00000000" w:rsidDel="00000000" w:rsidP="00000000" w:rsidRDefault="00000000" w:rsidRPr="00000000" w14:paraId="000000DD">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 чрезвычайные и непредвиденные обстоятельства, препятствующие участию спортсмена; </w:t>
      </w:r>
    </w:p>
    <w:p w:rsidR="00000000" w:rsidDel="00000000" w:rsidP="00000000" w:rsidRDefault="00000000" w:rsidRPr="00000000" w14:paraId="000000DE">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 смерть или тяжёлое заболевание близкого родственника; </w:t>
      </w:r>
    </w:p>
    <w:p w:rsidR="00000000" w:rsidDel="00000000" w:rsidP="00000000" w:rsidRDefault="00000000" w:rsidRPr="00000000" w14:paraId="000000DF">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 обстоятельства, связанные с транспортом, визовыми, пограничными или иными объективными ограничениями, возникшими не по вине спортсмена. </w:t>
      </w:r>
    </w:p>
    <w:p w:rsidR="00000000" w:rsidDel="00000000" w:rsidP="00000000" w:rsidRDefault="00000000" w:rsidRPr="00000000" w14:paraId="000000E0">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15.10. Перечень уважительных причин, установленный пунктом 15.9. настоящего Положения, не является исчерпывающим.</w:t>
      </w:r>
    </w:p>
    <w:p w:rsidR="00000000" w:rsidDel="00000000" w:rsidP="00000000" w:rsidRDefault="00000000" w:rsidRPr="00000000" w14:paraId="000000E1">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15.11. Болезнь или травма могут подтверждаться медицинским документом либо иным документом, позволяющим достоверно установить наличие соответствующего обстоятельства. При необходимости Федерация вправе запросить дополнительные подтверждающие документы.</w:t>
      </w:r>
    </w:p>
    <w:p w:rsidR="00000000" w:rsidDel="00000000" w:rsidP="00000000" w:rsidRDefault="00000000" w:rsidRPr="00000000" w14:paraId="000000E2">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15.12. Если спортсмен начал участие в соревновании и впоследствии снялся по причине заболевания, травмы либо иной уважительной причины, такое снятие не признаётся неявкой. Рейтинговые последствия такого снятия определяются правилами учёта матчей, установленными настоящим Положением и положением (регламентом) соответствующего соревнования.</w:t>
      </w:r>
    </w:p>
    <w:p w:rsidR="00000000" w:rsidDel="00000000" w:rsidP="00000000" w:rsidRDefault="00000000" w:rsidRPr="00000000" w14:paraId="000000E3">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15.13. В случае выявления технической ошибки организатора, ошибки в заявке, ошибки в электронной системе, отсутствия надлежащего подтверждения заявки либо иных обстоятельств, ставящих под сомнение факт нарушения, рейтинговое последствие не применяется до установления всех обстоятельств.</w:t>
      </w:r>
    </w:p>
    <w:p w:rsidR="00000000" w:rsidDel="00000000" w:rsidP="00000000" w:rsidRDefault="00000000" w:rsidRPr="00000000" w14:paraId="000000E4">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15.14. Рейтинговое снижение, предусмотренное настоящим разделом, не является спортивным разрядом, спортивным званием, дисциплинарным взысканием либо иной мерой дисциплинарной ответственности, а представляет собой установленное настоящим Положением правило корректировки рейтингового показателя в связи с неучастием спортсмена в заявленном рейтинговом соревновании.</w:t>
      </w:r>
    </w:p>
    <w:p w:rsidR="00000000" w:rsidDel="00000000" w:rsidP="00000000" w:rsidRDefault="00000000" w:rsidRPr="00000000" w14:paraId="000000E5">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15.15. Минимальное рейтинговое значение составляет 0,00. Рейтинговое значение не может быть отрицательным независимо от количества применённых рейтинговых корректировок.</w:t>
      </w:r>
    </w:p>
    <w:p w:rsidR="00000000" w:rsidDel="00000000" w:rsidP="00000000" w:rsidRDefault="00000000" w:rsidRPr="00000000" w14:paraId="000000E6">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16. Неявка и снятие спортсмена</w:t>
      </w: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16.1. Техническая неявка учитывается в рейтинге только в случаях, прямо предусмотренных утверждённым регламентом соревнования и настоящим Положением.</w:t>
      </w:r>
    </w:p>
    <w:p w:rsidR="00000000" w:rsidDel="00000000" w:rsidP="00000000" w:rsidRDefault="00000000" w:rsidRPr="00000000" w14:paraId="000000E9">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16.2. Если спортсмен снялся по медицинским причинам во время матча, рейтинг рассчитывается с учетом результатов матчей, сыгранных им до момента снятия.</w:t>
      </w:r>
    </w:p>
    <w:p w:rsidR="00000000" w:rsidDel="00000000" w:rsidP="00000000" w:rsidRDefault="00000000" w:rsidRPr="00000000" w14:paraId="000000EA">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16.3. Не допускается автоматическое начисление/снятие рейтинга при отсутствии подтверждённого результата.</w:t>
      </w:r>
    </w:p>
    <w:p w:rsidR="00000000" w:rsidDel="00000000" w:rsidP="00000000" w:rsidRDefault="00000000" w:rsidRPr="00000000" w14:paraId="000000EB">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EC">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17. Алгоритм расчёта стартового рейтинга спортсмена по рейтингу ITTF</w:t>
      </w:r>
    </w:p>
    <w:p w:rsidR="00000000" w:rsidDel="00000000" w:rsidP="00000000" w:rsidRDefault="00000000" w:rsidRPr="00000000" w14:paraId="000000ED">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17.1. Для спортсмена, прибывшего из другого государства и имеющего действующую позицию в ITTF World Ranking, стартовый рейтинг Республики Казахстан определяется исключительно на основании его позиции в актуальном рейтинге ITTF.</w:t>
      </w:r>
    </w:p>
    <w:p w:rsidR="00000000" w:rsidDel="00000000" w:rsidP="00000000" w:rsidRDefault="00000000" w:rsidRPr="00000000" w14:paraId="000000EE">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17.2. Национальный рейтинг страны, которую представляет спортсмен, при расчёте стартового рейтинга Республики Казахстан не учитывается.</w:t>
      </w:r>
    </w:p>
    <w:p w:rsidR="00000000" w:rsidDel="00000000" w:rsidP="00000000" w:rsidRDefault="00000000" w:rsidRPr="00000000" w14:paraId="000000EF">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17.3. Для расчёта используется позиция спортсмена в ITTF World Ranking, а не количество набранных им рейтинговых очков ITTF.</w:t>
      </w:r>
    </w:p>
    <w:p w:rsidR="00000000" w:rsidDel="00000000" w:rsidP="00000000" w:rsidRDefault="00000000" w:rsidRPr="00000000" w14:paraId="000000F0">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17.4. Стартовый рейтинг рассчитывается путём перевода позиции ITTF в национальную рейтинговую шкалу по формуле:</w:t>
      </w:r>
    </w:p>
    <w:p w:rsidR="00000000" w:rsidDel="00000000" w:rsidP="00000000" w:rsidRDefault="00000000" w:rsidRPr="00000000" w14:paraId="000000F1">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F2">
      <w:pPr>
        <w:pBdr>
          <w:top w:space="0" w:sz="0" w:val="nil"/>
          <w:left w:space="0" w:sz="0" w:val="nil"/>
          <w:bottom w:space="0" w:sz="0" w:val="nil"/>
          <w:right w:space="0" w:sz="0" w:val="nil"/>
          <w:between w:space="0" w:sz="0" w:val="nil"/>
        </w:pBdr>
        <w:spacing w:after="0" w:line="240" w:lineRule="auto"/>
        <w:ind w:firstLine="142"/>
        <w:jc w:val="center"/>
        <w:rPr>
          <w:rFonts w:ascii="Arial" w:cs="Arial" w:eastAsia="Arial" w:hAnsi="Arial"/>
          <w:color w:val="000000"/>
        </w:rPr>
      </w:pPr>
      <w:r w:rsidDel="00000000" w:rsidR="00000000" w:rsidRPr="00000000">
        <w:rPr>
          <w:rFonts w:ascii="Arial" w:cs="Arial" w:eastAsia="Arial" w:hAnsi="Arial"/>
          <w:color w:val="000000"/>
          <w:rtl w:val="0"/>
        </w:rPr>
        <w:t xml:space="preserve">R = Rmax − K × ln(N)</w:t>
      </w:r>
    </w:p>
    <w:p w:rsidR="00000000" w:rsidDel="00000000" w:rsidP="00000000" w:rsidRDefault="00000000" w:rsidRPr="00000000" w14:paraId="000000F3">
      <w:pPr>
        <w:pBdr>
          <w:top w:space="0" w:sz="0" w:val="nil"/>
          <w:left w:space="0" w:sz="0" w:val="nil"/>
          <w:bottom w:space="0" w:sz="0" w:val="nil"/>
          <w:right w:space="0" w:sz="0" w:val="nil"/>
          <w:between w:space="0" w:sz="0" w:val="nil"/>
        </w:pBdr>
        <w:spacing w:after="0" w:line="240" w:lineRule="auto"/>
        <w:ind w:firstLine="142"/>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где </w:t>
      </w:r>
    </w:p>
    <w:p w:rsidR="00000000" w:rsidDel="00000000" w:rsidP="00000000" w:rsidRDefault="00000000" w:rsidRPr="00000000" w14:paraId="000000F5">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R — стартовый рейтинг спортсмена в Национальной рейтинговой системе Республики Казахстан;</w:t>
      </w:r>
    </w:p>
    <w:p w:rsidR="00000000" w:rsidDel="00000000" w:rsidP="00000000" w:rsidRDefault="00000000" w:rsidRPr="00000000" w14:paraId="000000F6">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Rmax — базовый коэффициент верхней границы национального рейтинга;</w:t>
      </w:r>
    </w:p>
    <w:p w:rsidR="00000000" w:rsidDel="00000000" w:rsidP="00000000" w:rsidRDefault="00000000" w:rsidRPr="00000000" w14:paraId="000000F7">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K — коэффициент перевода позиции ITTF в национальную рейтинговую шкалу;</w:t>
      </w:r>
    </w:p>
    <w:p w:rsidR="00000000" w:rsidDel="00000000" w:rsidP="00000000" w:rsidRDefault="00000000" w:rsidRPr="00000000" w14:paraId="000000F8">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N — позиция спортсмена в актуальном ITTF World Ranking;</w:t>
      </w:r>
    </w:p>
    <w:p w:rsidR="00000000" w:rsidDel="00000000" w:rsidP="00000000" w:rsidRDefault="00000000" w:rsidRPr="00000000" w14:paraId="000000F9">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ln(N) — натуральный логарифм позиции спортсмена в рейтинге ITTF.</w:t>
      </w:r>
    </w:p>
    <w:p w:rsidR="00000000" w:rsidDel="00000000" w:rsidP="00000000" w:rsidRDefault="00000000" w:rsidRPr="00000000" w14:paraId="000000FA">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17.5. Полученное значение стартового рейтинга округляется до двух знаков после запятой.</w:t>
      </w:r>
    </w:p>
    <w:p w:rsidR="00000000" w:rsidDel="00000000" w:rsidP="00000000" w:rsidRDefault="00000000" w:rsidRPr="00000000" w14:paraId="000000FB">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17.6. Минимальное стартовое значение устанавливается на уровне 1,00. Если расчётное значение составляет менее 1,00, спортсмену устанавливается рейтинг 1,00.</w:t>
      </w:r>
    </w:p>
    <w:p w:rsidR="00000000" w:rsidDel="00000000" w:rsidP="00000000" w:rsidRDefault="00000000" w:rsidRPr="00000000" w14:paraId="000000FC">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17.7. Если позиция спортсмена в ITTF изменяется до даты формирования его стартового рейтинга, применяется последняя актуальная позиция ITTF, опубликованная на дату расчёта.</w:t>
      </w:r>
    </w:p>
    <w:p w:rsidR="00000000" w:rsidDel="00000000" w:rsidP="00000000" w:rsidRDefault="00000000" w:rsidRPr="00000000" w14:paraId="000000FD">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17.8. Если спортсмен не имеет действующей позиции в ITTF World Ranking, стартовый рейтинг по настоящему разделу не определяется. В таком случае применяется порядок, установленный настоящим Положением для нового спортсмена, включая базовый рейтинг 1,00, если иное не предусмотрено решением Федерации.</w:t>
      </w:r>
    </w:p>
    <w:p w:rsidR="00000000" w:rsidDel="00000000" w:rsidP="00000000" w:rsidRDefault="00000000" w:rsidRPr="00000000" w14:paraId="000000FE">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17.9. Стартовый рейтинг, установленный по настоящему разделу, является национальным рейтинговым значением спортсмена в Республике Казахстан. В дальнейшем его рейтинг изменяется по общей формуле Национального рейтинга.</w:t>
      </w:r>
    </w:p>
    <w:p w:rsidR="00000000" w:rsidDel="00000000" w:rsidP="00000000" w:rsidRDefault="00000000" w:rsidRPr="00000000" w14:paraId="000000FF">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17.10. Получение стартового рейтинга на основании ITTF World Ranking не означает автоматического присвоения спортсмену спортивного звания Республики Казахстан.</w:t>
      </w:r>
    </w:p>
    <w:p w:rsidR="00000000" w:rsidDel="00000000" w:rsidP="00000000" w:rsidRDefault="00000000" w:rsidRPr="00000000" w14:paraId="00000100">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17.11. При выявлении технической ошибки в позиции ITTF либо в расчёте стартового рейтинга производится перерасчёт с обязательным отражением основания и изменения в рейтинговой истории спортсмена.</w:t>
      </w:r>
    </w:p>
    <w:p w:rsidR="00000000" w:rsidDel="00000000" w:rsidP="00000000" w:rsidRDefault="00000000" w:rsidRPr="00000000" w14:paraId="00000101">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17.12. Пример расчёта. </w:t>
      </w:r>
    </w:p>
    <w:p w:rsidR="00000000" w:rsidDel="00000000" w:rsidP="00000000" w:rsidRDefault="00000000" w:rsidRPr="00000000" w14:paraId="00000102">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Для целей примера принимаются значения Rmax = 90,00 и </w:t>
        <w:br w:type="textWrapping"/>
        <w:t xml:space="preserve">K = 10,00. Спортсмен занимает 100-е место в ITTF World Ranking.</w:t>
      </w:r>
    </w:p>
    <w:p w:rsidR="00000000" w:rsidDel="00000000" w:rsidP="00000000" w:rsidRDefault="00000000" w:rsidRPr="00000000" w14:paraId="00000103">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R = 90 − 10 × ln(100)</w:t>
      </w:r>
    </w:p>
    <w:p w:rsidR="00000000" w:rsidDel="00000000" w:rsidP="00000000" w:rsidRDefault="00000000" w:rsidRPr="00000000" w14:paraId="00000104">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ln (100) ≈ 4,605</w:t>
      </w:r>
    </w:p>
    <w:p w:rsidR="00000000" w:rsidDel="00000000" w:rsidP="00000000" w:rsidRDefault="00000000" w:rsidRPr="00000000" w14:paraId="00000105">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R = 90 − 46,05 = 43,95.</w:t>
      </w:r>
    </w:p>
    <w:p w:rsidR="00000000" w:rsidDel="00000000" w:rsidP="00000000" w:rsidRDefault="00000000" w:rsidRPr="00000000" w14:paraId="00000106">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Следовательно, стартовый рейтинг спортсмена в Национальной рейтинговой системе Республики Казахстан составляет 43,95.</w:t>
      </w:r>
    </w:p>
    <w:p w:rsidR="00000000" w:rsidDel="00000000" w:rsidP="00000000" w:rsidRDefault="00000000" w:rsidRPr="00000000" w14:paraId="00000107">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Пример для спортсмена, занимающего 50-е место ITTF:</w:t>
      </w:r>
    </w:p>
    <w:p w:rsidR="00000000" w:rsidDel="00000000" w:rsidP="00000000" w:rsidRDefault="00000000" w:rsidRPr="00000000" w14:paraId="00000108">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R = 90 − 10 × ln (50)</w:t>
      </w:r>
    </w:p>
    <w:p w:rsidR="00000000" w:rsidDel="00000000" w:rsidP="00000000" w:rsidRDefault="00000000" w:rsidRPr="00000000" w14:paraId="00000109">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ln (50) ≈ 3,912</w:t>
      </w:r>
    </w:p>
    <w:p w:rsidR="00000000" w:rsidDel="00000000" w:rsidP="00000000" w:rsidRDefault="00000000" w:rsidRPr="00000000" w14:paraId="0000010A">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R = 90 − 39,12 = 50,88.</w:t>
      </w:r>
    </w:p>
    <w:p w:rsidR="00000000" w:rsidDel="00000000" w:rsidP="00000000" w:rsidRDefault="00000000" w:rsidRPr="00000000" w14:paraId="0000010B">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Стартовый рейтинг спортсмена составляет 50,88.</w:t>
      </w:r>
    </w:p>
    <w:p w:rsidR="00000000" w:rsidDel="00000000" w:rsidP="00000000" w:rsidRDefault="00000000" w:rsidRPr="00000000" w14:paraId="0000010C">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Пример для спортсмена, занимающего 500-е место ITTF:</w:t>
      </w:r>
    </w:p>
    <w:p w:rsidR="00000000" w:rsidDel="00000000" w:rsidP="00000000" w:rsidRDefault="00000000" w:rsidRPr="00000000" w14:paraId="0000010D">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R = 90 − 10 × ln(500)</w:t>
      </w:r>
    </w:p>
    <w:p w:rsidR="00000000" w:rsidDel="00000000" w:rsidP="00000000" w:rsidRDefault="00000000" w:rsidRPr="00000000" w14:paraId="0000010E">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ln(500) ≈ 6,215</w:t>
      </w:r>
    </w:p>
    <w:p w:rsidR="00000000" w:rsidDel="00000000" w:rsidP="00000000" w:rsidRDefault="00000000" w:rsidRPr="00000000" w14:paraId="0000010F">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R = 90 − 62,15 = 27,85.</w:t>
      </w:r>
    </w:p>
    <w:p w:rsidR="00000000" w:rsidDel="00000000" w:rsidP="00000000" w:rsidRDefault="00000000" w:rsidRPr="00000000" w14:paraId="00000110">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Стартовый рейтинг спортсмена составляет 27,85.</w:t>
      </w:r>
    </w:p>
    <w:p w:rsidR="00000000" w:rsidDel="00000000" w:rsidP="00000000" w:rsidRDefault="00000000" w:rsidRPr="00000000" w14:paraId="00000111">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18. Неактивность спортсмена</w:t>
      </w: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18.1. В случае отсутствия у спортсмена официальных рейтинговых матчей в течение 24 (двадцати четырех) месяцев с даты его последнего рейтингового матча, спортсмену присваивается статус «Неактивен».</w:t>
      </w:r>
    </w:p>
    <w:p w:rsidR="00000000" w:rsidDel="00000000" w:rsidP="00000000" w:rsidRDefault="00000000" w:rsidRPr="00000000" w14:paraId="00000114">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18.2. При присвоении статуса «Неактивен» рейтинг спортсмена сохраняется в полном объеме, однако спортсмен исключается из текущей рейтинговой таблицы и не учитывается при формировании активного рейтинга.</w:t>
      </w:r>
    </w:p>
    <w:p w:rsidR="00000000" w:rsidDel="00000000" w:rsidP="00000000" w:rsidRDefault="00000000" w:rsidRPr="00000000" w14:paraId="00000115">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18.3. Спортсмен, имеющий статус «Неактивен», вправе возобновить участие в рейтинговых соревнованиях в течение 60 (шестидесяти) месяцев с даты последнего рейтингового матча. В этом случае его статус восстанавливается как «Активен», ранее сохраненный рейтинг возвращается в рейтинговую таблицу без обнуления.</w:t>
      </w:r>
    </w:p>
    <w:p w:rsidR="00000000" w:rsidDel="00000000" w:rsidP="00000000" w:rsidRDefault="00000000" w:rsidRPr="00000000" w14:paraId="00000116">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18.4. Если спортсмен не принимает участия в официальных рейтинговых матчах в течение 60 (шестидесяти) месяцев с даты последнего рейтингового матча, его рейтинг аннулируется (обнуляется).</w:t>
      </w:r>
    </w:p>
    <w:p w:rsidR="00000000" w:rsidDel="00000000" w:rsidP="00000000" w:rsidRDefault="00000000" w:rsidRPr="00000000" w14:paraId="00000117">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18.5. В случае последующего возвращения к соревновательной деятельности после истечения 60-месячного периода спортсмен начинает формирование рейтинга заново в соответствии с действующей системой расчета рейтинга.</w:t>
      </w:r>
    </w:p>
    <w:p w:rsidR="00000000" w:rsidDel="00000000" w:rsidP="00000000" w:rsidRDefault="00000000" w:rsidRPr="00000000" w14:paraId="00000118">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18.6. Отсчет указанных сроков осуществляется с даты последнего официального рейтингового матча спортсмена.</w:t>
      </w:r>
    </w:p>
    <w:p w:rsidR="00000000" w:rsidDel="00000000" w:rsidP="00000000" w:rsidRDefault="00000000" w:rsidRPr="00000000" w14:paraId="00000119">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19. Рейтинговая история спортсмена</w:t>
      </w: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Для каждого спортсмена формируется электронная карточка в закрытом доступе.</w:t>
      </w:r>
    </w:p>
    <w:tbl>
      <w:tblPr>
        <w:tblStyle w:val="Table5"/>
        <w:tblW w:w="1014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71"/>
        <w:gridCol w:w="5071"/>
        <w:tblGridChange w:id="0">
          <w:tblGrid>
            <w:gridCol w:w="5071"/>
            <w:gridCol w:w="5071"/>
          </w:tblGrid>
        </w:tblGridChange>
      </w:tblGrid>
      <w:tr>
        <w:trPr>
          <w:cantSplit w:val="0"/>
          <w:tblHeader w:val="0"/>
        </w:trPr>
        <w:tc>
          <w:tcPr>
            <w:shd w:fill="d9eaf7" w:val="clear"/>
            <w:vAlign w:val="center"/>
          </w:tcPr>
          <w:p w:rsidR="00000000" w:rsidDel="00000000" w:rsidP="00000000" w:rsidRDefault="00000000" w:rsidRPr="00000000" w14:paraId="0000011C">
            <w:pPr>
              <w:pBdr>
                <w:top w:space="0" w:sz="0" w:val="nil"/>
                <w:left w:space="0" w:sz="0" w:val="nil"/>
                <w:bottom w:space="0" w:sz="0" w:val="nil"/>
                <w:right w:space="0" w:sz="0" w:val="nil"/>
                <w:between w:space="0" w:sz="0" w:val="nil"/>
              </w:pBdr>
              <w:ind w:firstLine="29"/>
              <w:jc w:val="both"/>
              <w:rPr>
                <w:rFonts w:ascii="Arial" w:cs="Arial" w:eastAsia="Arial" w:hAnsi="Arial"/>
                <w:color w:val="000000"/>
              </w:rPr>
            </w:pPr>
            <w:r w:rsidDel="00000000" w:rsidR="00000000" w:rsidRPr="00000000">
              <w:rPr>
                <w:rFonts w:ascii="Arial" w:cs="Arial" w:eastAsia="Arial" w:hAnsi="Arial"/>
                <w:b w:val="1"/>
                <w:bCs w:val="1"/>
                <w:color w:val="000000"/>
                <w:sz w:val="20"/>
                <w:szCs w:val="20"/>
                <w:rtl w:val="0"/>
              </w:rPr>
              <w:t xml:space="preserve">Поле</w:t>
            </w:r>
            <w:r w:rsidDel="00000000" w:rsidR="00000000" w:rsidRPr="00000000">
              <w:rPr>
                <w:rtl w:val="0"/>
              </w:rPr>
            </w:r>
          </w:p>
        </w:tc>
        <w:tc>
          <w:tcPr>
            <w:shd w:fill="d9eaf7" w:val="clear"/>
            <w:vAlign w:val="center"/>
          </w:tcPr>
          <w:p w:rsidR="00000000" w:rsidDel="00000000" w:rsidP="00000000" w:rsidRDefault="00000000" w:rsidRPr="00000000" w14:paraId="0000011D">
            <w:pPr>
              <w:pBdr>
                <w:top w:space="0" w:sz="0" w:val="nil"/>
                <w:left w:space="0" w:sz="0" w:val="nil"/>
                <w:bottom w:space="0" w:sz="0" w:val="nil"/>
                <w:right w:space="0" w:sz="0" w:val="nil"/>
                <w:between w:space="0" w:sz="0" w:val="nil"/>
              </w:pBdr>
              <w:ind w:firstLine="62"/>
              <w:jc w:val="both"/>
              <w:rPr>
                <w:rFonts w:ascii="Arial" w:cs="Arial" w:eastAsia="Arial" w:hAnsi="Arial"/>
                <w:color w:val="000000"/>
              </w:rPr>
            </w:pPr>
            <w:r w:rsidDel="00000000" w:rsidR="00000000" w:rsidRPr="00000000">
              <w:rPr>
                <w:rFonts w:ascii="Arial" w:cs="Arial" w:eastAsia="Arial" w:hAnsi="Arial"/>
                <w:b w:val="1"/>
                <w:bCs w:val="1"/>
                <w:color w:val="000000"/>
                <w:sz w:val="20"/>
                <w:szCs w:val="20"/>
                <w:rtl w:val="0"/>
              </w:rPr>
              <w:t xml:space="preserve">Содержание</w:t>
            </w:r>
            <w:r w:rsidDel="00000000" w:rsidR="00000000" w:rsidRPr="00000000">
              <w:rPr>
                <w:rtl w:val="0"/>
              </w:rPr>
            </w:r>
          </w:p>
        </w:tc>
      </w:tr>
      <w:tr>
        <w:trPr>
          <w:cantSplit w:val="0"/>
          <w:tblHeader w:val="0"/>
        </w:trPr>
        <w:tc>
          <w:tcPr/>
          <w:p w:rsidR="00000000" w:rsidDel="00000000" w:rsidP="00000000" w:rsidRDefault="00000000" w:rsidRPr="00000000" w14:paraId="0000011E">
            <w:pPr>
              <w:pBdr>
                <w:top w:space="0" w:sz="0" w:val="nil"/>
                <w:left w:space="0" w:sz="0" w:val="nil"/>
                <w:bottom w:space="0" w:sz="0" w:val="nil"/>
                <w:right w:space="0" w:sz="0" w:val="nil"/>
                <w:between w:space="0" w:sz="0" w:val="nil"/>
              </w:pBdr>
              <w:ind w:firstLine="29"/>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Уникальный ID</w:t>
            </w:r>
            <w:r w:rsidDel="00000000" w:rsidR="00000000" w:rsidRPr="00000000">
              <w:rPr>
                <w:rtl w:val="0"/>
              </w:rPr>
            </w:r>
          </w:p>
        </w:tc>
        <w:tc>
          <w:tcPr/>
          <w:p w:rsidR="00000000" w:rsidDel="00000000" w:rsidP="00000000" w:rsidRDefault="00000000" w:rsidRPr="00000000" w14:paraId="0000011F">
            <w:pPr>
              <w:pBdr>
                <w:top w:space="0" w:sz="0" w:val="nil"/>
                <w:left w:space="0" w:sz="0" w:val="nil"/>
                <w:bottom w:space="0" w:sz="0" w:val="nil"/>
                <w:right w:space="0" w:sz="0" w:val="nil"/>
                <w:between w:space="0" w:sz="0" w:val="nil"/>
              </w:pBdr>
              <w:ind w:firstLine="62"/>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Индивидуальный номер спортсмена</w:t>
            </w:r>
            <w:r w:rsidDel="00000000" w:rsidR="00000000" w:rsidRPr="00000000">
              <w:rPr>
                <w:rtl w:val="0"/>
              </w:rPr>
            </w:r>
          </w:p>
        </w:tc>
      </w:tr>
      <w:tr>
        <w:trPr>
          <w:cantSplit w:val="0"/>
          <w:tblHeader w:val="0"/>
        </w:trPr>
        <w:tc>
          <w:tcPr/>
          <w:p w:rsidR="00000000" w:rsidDel="00000000" w:rsidP="00000000" w:rsidRDefault="00000000" w:rsidRPr="00000000" w14:paraId="00000120">
            <w:pPr>
              <w:pBdr>
                <w:top w:space="0" w:sz="0" w:val="nil"/>
                <w:left w:space="0" w:sz="0" w:val="nil"/>
                <w:bottom w:space="0" w:sz="0" w:val="nil"/>
                <w:right w:space="0" w:sz="0" w:val="nil"/>
                <w:between w:space="0" w:sz="0" w:val="nil"/>
              </w:pBdr>
              <w:ind w:firstLine="29"/>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ФИО</w:t>
            </w:r>
            <w:r w:rsidDel="00000000" w:rsidR="00000000" w:rsidRPr="00000000">
              <w:rPr>
                <w:rtl w:val="0"/>
              </w:rPr>
            </w:r>
          </w:p>
        </w:tc>
        <w:tc>
          <w:tcPr/>
          <w:p w:rsidR="00000000" w:rsidDel="00000000" w:rsidP="00000000" w:rsidRDefault="00000000" w:rsidRPr="00000000" w14:paraId="00000121">
            <w:pPr>
              <w:pBdr>
                <w:top w:space="0" w:sz="0" w:val="nil"/>
                <w:left w:space="0" w:sz="0" w:val="nil"/>
                <w:bottom w:space="0" w:sz="0" w:val="nil"/>
                <w:right w:space="0" w:sz="0" w:val="nil"/>
                <w:between w:space="0" w:sz="0" w:val="nil"/>
              </w:pBdr>
              <w:ind w:firstLine="62"/>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Полное имя</w:t>
            </w:r>
            <w:r w:rsidDel="00000000" w:rsidR="00000000" w:rsidRPr="00000000">
              <w:rPr>
                <w:rtl w:val="0"/>
              </w:rPr>
            </w:r>
          </w:p>
        </w:tc>
      </w:tr>
      <w:tr>
        <w:trPr>
          <w:cantSplit w:val="0"/>
          <w:tblHeader w:val="0"/>
        </w:trPr>
        <w:tc>
          <w:tcPr/>
          <w:p w:rsidR="00000000" w:rsidDel="00000000" w:rsidP="00000000" w:rsidRDefault="00000000" w:rsidRPr="00000000" w14:paraId="00000122">
            <w:pPr>
              <w:pBdr>
                <w:top w:space="0" w:sz="0" w:val="nil"/>
                <w:left w:space="0" w:sz="0" w:val="nil"/>
                <w:bottom w:space="0" w:sz="0" w:val="nil"/>
                <w:right w:space="0" w:sz="0" w:val="nil"/>
                <w:between w:space="0" w:sz="0" w:val="nil"/>
              </w:pBdr>
              <w:ind w:firstLine="29"/>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Удостоверение личности/паспорт</w:t>
            </w:r>
          </w:p>
        </w:tc>
        <w:tc>
          <w:tcPr/>
          <w:p w:rsidR="00000000" w:rsidDel="00000000" w:rsidP="00000000" w:rsidRDefault="00000000" w:rsidRPr="00000000" w14:paraId="00000123">
            <w:pPr>
              <w:pBdr>
                <w:top w:space="0" w:sz="0" w:val="nil"/>
                <w:left w:space="0" w:sz="0" w:val="nil"/>
                <w:bottom w:space="0" w:sz="0" w:val="nil"/>
                <w:right w:space="0" w:sz="0" w:val="nil"/>
                <w:between w:space="0" w:sz="0" w:val="nil"/>
              </w:pBdr>
              <w:ind w:firstLine="62"/>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Документ</w:t>
            </w:r>
          </w:p>
        </w:tc>
      </w:tr>
      <w:tr>
        <w:trPr>
          <w:cantSplit w:val="0"/>
          <w:tblHeader w:val="0"/>
        </w:trPr>
        <w:tc>
          <w:tcPr/>
          <w:p w:rsidR="00000000" w:rsidDel="00000000" w:rsidP="00000000" w:rsidRDefault="00000000" w:rsidRPr="00000000" w14:paraId="00000124">
            <w:pPr>
              <w:pBdr>
                <w:top w:space="0" w:sz="0" w:val="nil"/>
                <w:left w:space="0" w:sz="0" w:val="nil"/>
                <w:bottom w:space="0" w:sz="0" w:val="nil"/>
                <w:right w:space="0" w:sz="0" w:val="nil"/>
                <w:between w:space="0" w:sz="0" w:val="nil"/>
              </w:pBdr>
              <w:ind w:firstLine="29"/>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Дата рождения</w:t>
            </w:r>
            <w:r w:rsidDel="00000000" w:rsidR="00000000" w:rsidRPr="00000000">
              <w:rPr>
                <w:rtl w:val="0"/>
              </w:rPr>
            </w:r>
          </w:p>
        </w:tc>
        <w:tc>
          <w:tcPr/>
          <w:p w:rsidR="00000000" w:rsidDel="00000000" w:rsidP="00000000" w:rsidRDefault="00000000" w:rsidRPr="00000000" w14:paraId="00000125">
            <w:pPr>
              <w:pBdr>
                <w:top w:space="0" w:sz="0" w:val="nil"/>
                <w:left w:space="0" w:sz="0" w:val="nil"/>
                <w:bottom w:space="0" w:sz="0" w:val="nil"/>
                <w:right w:space="0" w:sz="0" w:val="nil"/>
                <w:between w:space="0" w:sz="0" w:val="nil"/>
              </w:pBdr>
              <w:ind w:firstLine="62"/>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ДД.ММ.ГГГГ</w:t>
            </w:r>
            <w:r w:rsidDel="00000000" w:rsidR="00000000" w:rsidRPr="00000000">
              <w:rPr>
                <w:rtl w:val="0"/>
              </w:rPr>
            </w:r>
          </w:p>
        </w:tc>
      </w:tr>
      <w:tr>
        <w:trPr>
          <w:cantSplit w:val="0"/>
          <w:tblHeader w:val="0"/>
        </w:trPr>
        <w:tc>
          <w:tcPr/>
          <w:p w:rsidR="00000000" w:rsidDel="00000000" w:rsidP="00000000" w:rsidRDefault="00000000" w:rsidRPr="00000000" w14:paraId="00000126">
            <w:pPr>
              <w:pBdr>
                <w:top w:space="0" w:sz="0" w:val="nil"/>
                <w:left w:space="0" w:sz="0" w:val="nil"/>
                <w:bottom w:space="0" w:sz="0" w:val="nil"/>
                <w:right w:space="0" w:sz="0" w:val="nil"/>
                <w:between w:space="0" w:sz="0" w:val="nil"/>
              </w:pBdr>
              <w:ind w:firstLine="29"/>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Пол</w:t>
            </w:r>
            <w:r w:rsidDel="00000000" w:rsidR="00000000" w:rsidRPr="00000000">
              <w:rPr>
                <w:rtl w:val="0"/>
              </w:rPr>
            </w:r>
          </w:p>
        </w:tc>
        <w:tc>
          <w:tcPr/>
          <w:p w:rsidR="00000000" w:rsidDel="00000000" w:rsidP="00000000" w:rsidRDefault="00000000" w:rsidRPr="00000000" w14:paraId="00000127">
            <w:pPr>
              <w:pBdr>
                <w:top w:space="0" w:sz="0" w:val="nil"/>
                <w:left w:space="0" w:sz="0" w:val="nil"/>
                <w:bottom w:space="0" w:sz="0" w:val="nil"/>
                <w:right w:space="0" w:sz="0" w:val="nil"/>
                <w:between w:space="0" w:sz="0" w:val="nil"/>
              </w:pBdr>
              <w:ind w:firstLine="62"/>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М/Ж</w:t>
            </w:r>
            <w:r w:rsidDel="00000000" w:rsidR="00000000" w:rsidRPr="00000000">
              <w:rPr>
                <w:rtl w:val="0"/>
              </w:rPr>
            </w:r>
          </w:p>
        </w:tc>
      </w:tr>
      <w:tr>
        <w:trPr>
          <w:cantSplit w:val="0"/>
          <w:tblHeader w:val="0"/>
        </w:trPr>
        <w:tc>
          <w:tcPr/>
          <w:p w:rsidR="00000000" w:rsidDel="00000000" w:rsidP="00000000" w:rsidRDefault="00000000" w:rsidRPr="00000000" w14:paraId="00000128">
            <w:pPr>
              <w:pBdr>
                <w:top w:space="0" w:sz="0" w:val="nil"/>
                <w:left w:space="0" w:sz="0" w:val="nil"/>
                <w:bottom w:space="0" w:sz="0" w:val="nil"/>
                <w:right w:space="0" w:sz="0" w:val="nil"/>
                <w:between w:space="0" w:sz="0" w:val="nil"/>
              </w:pBdr>
              <w:ind w:firstLine="29"/>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Регион</w:t>
            </w:r>
            <w:r w:rsidDel="00000000" w:rsidR="00000000" w:rsidRPr="00000000">
              <w:rPr>
                <w:rtl w:val="0"/>
              </w:rPr>
            </w:r>
          </w:p>
        </w:tc>
        <w:tc>
          <w:tcPr/>
          <w:p w:rsidR="00000000" w:rsidDel="00000000" w:rsidP="00000000" w:rsidRDefault="00000000" w:rsidRPr="00000000" w14:paraId="00000129">
            <w:pPr>
              <w:pBdr>
                <w:top w:space="0" w:sz="0" w:val="nil"/>
                <w:left w:space="0" w:sz="0" w:val="nil"/>
                <w:bottom w:space="0" w:sz="0" w:val="nil"/>
                <w:right w:space="0" w:sz="0" w:val="nil"/>
                <w:between w:space="0" w:sz="0" w:val="nil"/>
              </w:pBdr>
              <w:ind w:firstLine="62"/>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Область/город</w:t>
            </w:r>
            <w:r w:rsidDel="00000000" w:rsidR="00000000" w:rsidRPr="00000000">
              <w:rPr>
                <w:rtl w:val="0"/>
              </w:rPr>
            </w:r>
          </w:p>
        </w:tc>
      </w:tr>
      <w:tr>
        <w:trPr>
          <w:cantSplit w:val="0"/>
          <w:tblHeader w:val="0"/>
        </w:trPr>
        <w:tc>
          <w:tcPr/>
          <w:p w:rsidR="00000000" w:rsidDel="00000000" w:rsidP="00000000" w:rsidRDefault="00000000" w:rsidRPr="00000000" w14:paraId="0000012A">
            <w:pPr>
              <w:pBdr>
                <w:top w:space="0" w:sz="0" w:val="nil"/>
                <w:left w:space="0" w:sz="0" w:val="nil"/>
                <w:bottom w:space="0" w:sz="0" w:val="nil"/>
                <w:right w:space="0" w:sz="0" w:val="nil"/>
                <w:between w:space="0" w:sz="0" w:val="nil"/>
              </w:pBdr>
              <w:ind w:firstLine="29"/>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Клуб/организация</w:t>
            </w:r>
            <w:r w:rsidDel="00000000" w:rsidR="00000000" w:rsidRPr="00000000">
              <w:rPr>
                <w:rtl w:val="0"/>
              </w:rPr>
            </w:r>
          </w:p>
        </w:tc>
        <w:tc>
          <w:tcPr/>
          <w:p w:rsidR="00000000" w:rsidDel="00000000" w:rsidP="00000000" w:rsidRDefault="00000000" w:rsidRPr="00000000" w14:paraId="0000012B">
            <w:pPr>
              <w:pBdr>
                <w:top w:space="0" w:sz="0" w:val="nil"/>
                <w:left w:space="0" w:sz="0" w:val="nil"/>
                <w:bottom w:space="0" w:sz="0" w:val="nil"/>
                <w:right w:space="0" w:sz="0" w:val="nil"/>
                <w:between w:space="0" w:sz="0" w:val="nil"/>
              </w:pBdr>
              <w:ind w:firstLine="62"/>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Спортивная организация</w:t>
            </w:r>
            <w:r w:rsidDel="00000000" w:rsidR="00000000" w:rsidRPr="00000000">
              <w:rPr>
                <w:rtl w:val="0"/>
              </w:rPr>
            </w:r>
          </w:p>
        </w:tc>
      </w:tr>
      <w:tr>
        <w:trPr>
          <w:cantSplit w:val="0"/>
          <w:tblHeader w:val="0"/>
        </w:trPr>
        <w:tc>
          <w:tcPr/>
          <w:p w:rsidR="00000000" w:rsidDel="00000000" w:rsidP="00000000" w:rsidRDefault="00000000" w:rsidRPr="00000000" w14:paraId="0000012C">
            <w:pPr>
              <w:pBdr>
                <w:top w:space="0" w:sz="0" w:val="nil"/>
                <w:left w:space="0" w:sz="0" w:val="nil"/>
                <w:bottom w:space="0" w:sz="0" w:val="nil"/>
                <w:right w:space="0" w:sz="0" w:val="nil"/>
                <w:between w:space="0" w:sz="0" w:val="nil"/>
              </w:pBdr>
              <w:ind w:firstLine="29"/>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Текущий рейтинг</w:t>
            </w:r>
            <w:r w:rsidDel="00000000" w:rsidR="00000000" w:rsidRPr="00000000">
              <w:rPr>
                <w:rtl w:val="0"/>
              </w:rPr>
            </w:r>
          </w:p>
        </w:tc>
        <w:tc>
          <w:tcPr/>
          <w:p w:rsidR="00000000" w:rsidDel="00000000" w:rsidP="00000000" w:rsidRDefault="00000000" w:rsidRPr="00000000" w14:paraId="0000012D">
            <w:pPr>
              <w:pBdr>
                <w:top w:space="0" w:sz="0" w:val="nil"/>
                <w:left w:space="0" w:sz="0" w:val="nil"/>
                <w:bottom w:space="0" w:sz="0" w:val="nil"/>
                <w:right w:space="0" w:sz="0" w:val="nil"/>
                <w:between w:space="0" w:sz="0" w:val="nil"/>
              </w:pBdr>
              <w:ind w:firstLine="62"/>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Значение</w:t>
            </w:r>
            <w:r w:rsidDel="00000000" w:rsidR="00000000" w:rsidRPr="00000000">
              <w:rPr>
                <w:rtl w:val="0"/>
              </w:rPr>
            </w:r>
          </w:p>
        </w:tc>
      </w:tr>
      <w:tr>
        <w:trPr>
          <w:cantSplit w:val="0"/>
          <w:tblHeader w:val="0"/>
        </w:trPr>
        <w:tc>
          <w:tcPr/>
          <w:p w:rsidR="00000000" w:rsidDel="00000000" w:rsidP="00000000" w:rsidRDefault="00000000" w:rsidRPr="00000000" w14:paraId="0000012E">
            <w:pPr>
              <w:pBdr>
                <w:top w:space="0" w:sz="0" w:val="nil"/>
                <w:left w:space="0" w:sz="0" w:val="nil"/>
                <w:bottom w:space="0" w:sz="0" w:val="nil"/>
                <w:right w:space="0" w:sz="0" w:val="nil"/>
                <w:between w:space="0" w:sz="0" w:val="nil"/>
              </w:pBdr>
              <w:ind w:firstLine="29"/>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Матчи</w:t>
            </w:r>
            <w:r w:rsidDel="00000000" w:rsidR="00000000" w:rsidRPr="00000000">
              <w:rPr>
                <w:rtl w:val="0"/>
              </w:rPr>
            </w:r>
          </w:p>
        </w:tc>
        <w:tc>
          <w:tcPr/>
          <w:p w:rsidR="00000000" w:rsidDel="00000000" w:rsidP="00000000" w:rsidRDefault="00000000" w:rsidRPr="00000000" w14:paraId="0000012F">
            <w:pPr>
              <w:pBdr>
                <w:top w:space="0" w:sz="0" w:val="nil"/>
                <w:left w:space="0" w:sz="0" w:val="nil"/>
                <w:bottom w:space="0" w:sz="0" w:val="nil"/>
                <w:right w:space="0" w:sz="0" w:val="nil"/>
                <w:between w:space="0" w:sz="0" w:val="nil"/>
              </w:pBdr>
              <w:ind w:firstLine="62"/>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Общее количество рейтинговых матчей</w:t>
            </w:r>
            <w:r w:rsidDel="00000000" w:rsidR="00000000" w:rsidRPr="00000000">
              <w:rPr>
                <w:rtl w:val="0"/>
              </w:rPr>
            </w:r>
          </w:p>
        </w:tc>
      </w:tr>
      <w:tr>
        <w:trPr>
          <w:cantSplit w:val="0"/>
          <w:tblHeader w:val="0"/>
        </w:trPr>
        <w:tc>
          <w:tcPr/>
          <w:p w:rsidR="00000000" w:rsidDel="00000000" w:rsidP="00000000" w:rsidRDefault="00000000" w:rsidRPr="00000000" w14:paraId="00000130">
            <w:pPr>
              <w:pBdr>
                <w:top w:space="0" w:sz="0" w:val="nil"/>
                <w:left w:space="0" w:sz="0" w:val="nil"/>
                <w:bottom w:space="0" w:sz="0" w:val="nil"/>
                <w:right w:space="0" w:sz="0" w:val="nil"/>
                <w:between w:space="0" w:sz="0" w:val="nil"/>
              </w:pBdr>
              <w:ind w:firstLine="29"/>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Победы/поражения</w:t>
            </w:r>
            <w:r w:rsidDel="00000000" w:rsidR="00000000" w:rsidRPr="00000000">
              <w:rPr>
                <w:rtl w:val="0"/>
              </w:rPr>
            </w:r>
          </w:p>
        </w:tc>
        <w:tc>
          <w:tcPr/>
          <w:p w:rsidR="00000000" w:rsidDel="00000000" w:rsidP="00000000" w:rsidRDefault="00000000" w:rsidRPr="00000000" w14:paraId="00000131">
            <w:pPr>
              <w:pBdr>
                <w:top w:space="0" w:sz="0" w:val="nil"/>
                <w:left w:space="0" w:sz="0" w:val="nil"/>
                <w:bottom w:space="0" w:sz="0" w:val="nil"/>
                <w:right w:space="0" w:sz="0" w:val="nil"/>
                <w:between w:space="0" w:sz="0" w:val="nil"/>
              </w:pBdr>
              <w:ind w:firstLine="62"/>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Статистика</w:t>
            </w:r>
            <w:r w:rsidDel="00000000" w:rsidR="00000000" w:rsidRPr="00000000">
              <w:rPr>
                <w:rtl w:val="0"/>
              </w:rPr>
            </w:r>
          </w:p>
        </w:tc>
      </w:tr>
      <w:tr>
        <w:trPr>
          <w:cantSplit w:val="0"/>
          <w:tblHeader w:val="0"/>
        </w:trPr>
        <w:tc>
          <w:tcPr/>
          <w:p w:rsidR="00000000" w:rsidDel="00000000" w:rsidP="00000000" w:rsidRDefault="00000000" w:rsidRPr="00000000" w14:paraId="00000132">
            <w:pPr>
              <w:pBdr>
                <w:top w:space="0" w:sz="0" w:val="nil"/>
                <w:left w:space="0" w:sz="0" w:val="nil"/>
                <w:bottom w:space="0" w:sz="0" w:val="nil"/>
                <w:right w:space="0" w:sz="0" w:val="nil"/>
                <w:between w:space="0" w:sz="0" w:val="nil"/>
              </w:pBdr>
              <w:ind w:firstLine="29"/>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Статус</w:t>
            </w:r>
            <w:r w:rsidDel="00000000" w:rsidR="00000000" w:rsidRPr="00000000">
              <w:rPr>
                <w:rtl w:val="0"/>
              </w:rPr>
            </w:r>
          </w:p>
        </w:tc>
        <w:tc>
          <w:tcPr/>
          <w:p w:rsidR="00000000" w:rsidDel="00000000" w:rsidP="00000000" w:rsidRDefault="00000000" w:rsidRPr="00000000" w14:paraId="00000133">
            <w:pPr>
              <w:pBdr>
                <w:top w:space="0" w:sz="0" w:val="nil"/>
                <w:left w:space="0" w:sz="0" w:val="nil"/>
                <w:bottom w:space="0" w:sz="0" w:val="nil"/>
                <w:right w:space="0" w:sz="0" w:val="nil"/>
                <w:between w:space="0" w:sz="0" w:val="nil"/>
              </w:pBdr>
              <w:ind w:firstLine="62"/>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Активен/неактивен</w:t>
            </w:r>
            <w:r w:rsidDel="00000000" w:rsidR="00000000" w:rsidRPr="00000000">
              <w:rPr>
                <w:rtl w:val="0"/>
              </w:rPr>
            </w:r>
          </w:p>
        </w:tc>
      </w:tr>
    </w:tbl>
    <w:p w:rsidR="00000000" w:rsidDel="00000000" w:rsidP="00000000" w:rsidRDefault="00000000" w:rsidRPr="00000000" w14:paraId="00000134">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135">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20. История изменения рейтинга</w:t>
      </w:r>
    </w:p>
    <w:tbl>
      <w:tblPr>
        <w:tblStyle w:val="Table6"/>
        <w:tblW w:w="1014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9"/>
        <w:gridCol w:w="1449"/>
        <w:gridCol w:w="1449"/>
        <w:gridCol w:w="1035"/>
        <w:gridCol w:w="1417"/>
        <w:gridCol w:w="1560"/>
        <w:gridCol w:w="1784"/>
        <w:tblGridChange w:id="0">
          <w:tblGrid>
            <w:gridCol w:w="1449"/>
            <w:gridCol w:w="1449"/>
            <w:gridCol w:w="1449"/>
            <w:gridCol w:w="1035"/>
            <w:gridCol w:w="1417"/>
            <w:gridCol w:w="1560"/>
            <w:gridCol w:w="1784"/>
          </w:tblGrid>
        </w:tblGridChange>
      </w:tblGrid>
      <w:tr>
        <w:trPr>
          <w:cantSplit w:val="0"/>
          <w:tblHeader w:val="0"/>
        </w:trPr>
        <w:tc>
          <w:tcPr>
            <w:shd w:fill="d9eaf7" w:val="clear"/>
            <w:vAlign w:val="center"/>
          </w:tcPr>
          <w:p w:rsidR="00000000" w:rsidDel="00000000" w:rsidP="00000000" w:rsidRDefault="00000000" w:rsidRPr="00000000" w14:paraId="00000136">
            <w:pPr>
              <w:pBdr>
                <w:top w:space="0" w:sz="0" w:val="nil"/>
                <w:left w:space="0" w:sz="0" w:val="nil"/>
                <w:bottom w:space="0" w:sz="0" w:val="nil"/>
                <w:right w:space="0" w:sz="0" w:val="nil"/>
                <w:between w:space="0" w:sz="0" w:val="nil"/>
              </w:pBdr>
              <w:ind w:firstLine="171"/>
              <w:jc w:val="both"/>
              <w:rPr>
                <w:rFonts w:ascii="Arial" w:cs="Arial" w:eastAsia="Arial" w:hAnsi="Arial"/>
                <w:color w:val="000000"/>
              </w:rPr>
            </w:pPr>
            <w:r w:rsidDel="00000000" w:rsidR="00000000" w:rsidRPr="00000000">
              <w:rPr>
                <w:rFonts w:ascii="Arial" w:cs="Arial" w:eastAsia="Arial" w:hAnsi="Arial"/>
                <w:b w:val="1"/>
                <w:bCs w:val="1"/>
                <w:color w:val="000000"/>
                <w:sz w:val="20"/>
                <w:szCs w:val="20"/>
                <w:rtl w:val="0"/>
              </w:rPr>
              <w:t xml:space="preserve">Дата</w:t>
            </w:r>
            <w:r w:rsidDel="00000000" w:rsidR="00000000" w:rsidRPr="00000000">
              <w:rPr>
                <w:rtl w:val="0"/>
              </w:rPr>
            </w:r>
          </w:p>
        </w:tc>
        <w:tc>
          <w:tcPr>
            <w:shd w:fill="d9eaf7" w:val="clear"/>
            <w:vAlign w:val="center"/>
          </w:tcPr>
          <w:p w:rsidR="00000000" w:rsidDel="00000000" w:rsidP="00000000" w:rsidRDefault="00000000" w:rsidRPr="00000000" w14:paraId="00000137">
            <w:pPr>
              <w:pBdr>
                <w:top w:space="0" w:sz="0" w:val="nil"/>
                <w:left w:space="0" w:sz="0" w:val="nil"/>
                <w:bottom w:space="0" w:sz="0" w:val="nil"/>
                <w:right w:space="0" w:sz="0" w:val="nil"/>
                <w:between w:space="0" w:sz="0" w:val="nil"/>
              </w:pBdr>
              <w:ind w:firstLine="171"/>
              <w:jc w:val="both"/>
              <w:rPr>
                <w:rFonts w:ascii="Arial" w:cs="Arial" w:eastAsia="Arial" w:hAnsi="Arial"/>
                <w:color w:val="000000"/>
              </w:rPr>
            </w:pPr>
            <w:r w:rsidDel="00000000" w:rsidR="00000000" w:rsidRPr="00000000">
              <w:rPr>
                <w:rFonts w:ascii="Arial" w:cs="Arial" w:eastAsia="Arial" w:hAnsi="Arial"/>
                <w:b w:val="1"/>
                <w:bCs w:val="1"/>
                <w:color w:val="000000"/>
                <w:sz w:val="20"/>
                <w:szCs w:val="20"/>
                <w:rtl w:val="0"/>
              </w:rPr>
              <w:t xml:space="preserve">Турнир</w:t>
            </w:r>
            <w:r w:rsidDel="00000000" w:rsidR="00000000" w:rsidRPr="00000000">
              <w:rPr>
                <w:rtl w:val="0"/>
              </w:rPr>
            </w:r>
          </w:p>
        </w:tc>
        <w:tc>
          <w:tcPr>
            <w:shd w:fill="d9eaf7" w:val="clear"/>
            <w:vAlign w:val="center"/>
          </w:tcPr>
          <w:p w:rsidR="00000000" w:rsidDel="00000000" w:rsidP="00000000" w:rsidRDefault="00000000" w:rsidRPr="00000000" w14:paraId="00000138">
            <w:pPr>
              <w:pBdr>
                <w:top w:space="0" w:sz="0" w:val="nil"/>
                <w:left w:space="0" w:sz="0" w:val="nil"/>
                <w:bottom w:space="0" w:sz="0" w:val="nil"/>
                <w:right w:space="0" w:sz="0" w:val="nil"/>
                <w:between w:space="0" w:sz="0" w:val="nil"/>
              </w:pBdr>
              <w:ind w:firstLine="171"/>
              <w:jc w:val="both"/>
              <w:rPr>
                <w:rFonts w:ascii="Arial" w:cs="Arial" w:eastAsia="Arial" w:hAnsi="Arial"/>
                <w:color w:val="000000"/>
              </w:rPr>
            </w:pPr>
            <w:r w:rsidDel="00000000" w:rsidR="00000000" w:rsidRPr="00000000">
              <w:rPr>
                <w:rFonts w:ascii="Arial" w:cs="Arial" w:eastAsia="Arial" w:hAnsi="Arial"/>
                <w:b w:val="1"/>
                <w:bCs w:val="1"/>
                <w:color w:val="000000"/>
                <w:sz w:val="20"/>
                <w:szCs w:val="20"/>
                <w:rtl w:val="0"/>
              </w:rPr>
              <w:t xml:space="preserve">Соперник</w:t>
            </w:r>
            <w:r w:rsidDel="00000000" w:rsidR="00000000" w:rsidRPr="00000000">
              <w:rPr>
                <w:rtl w:val="0"/>
              </w:rPr>
            </w:r>
          </w:p>
        </w:tc>
        <w:tc>
          <w:tcPr>
            <w:shd w:fill="d9eaf7" w:val="clear"/>
            <w:vAlign w:val="center"/>
          </w:tcPr>
          <w:p w:rsidR="00000000" w:rsidDel="00000000" w:rsidP="00000000" w:rsidRDefault="00000000" w:rsidRPr="00000000" w14:paraId="00000139">
            <w:pPr>
              <w:pBdr>
                <w:top w:space="0" w:sz="0" w:val="nil"/>
                <w:left w:space="0" w:sz="0" w:val="nil"/>
                <w:bottom w:space="0" w:sz="0" w:val="nil"/>
                <w:right w:space="0" w:sz="0" w:val="nil"/>
                <w:between w:space="0" w:sz="0" w:val="nil"/>
              </w:pBdr>
              <w:ind w:firstLine="171"/>
              <w:jc w:val="both"/>
              <w:rPr>
                <w:rFonts w:ascii="Arial" w:cs="Arial" w:eastAsia="Arial" w:hAnsi="Arial"/>
                <w:color w:val="000000"/>
              </w:rPr>
            </w:pPr>
            <w:r w:rsidDel="00000000" w:rsidR="00000000" w:rsidRPr="00000000">
              <w:rPr>
                <w:rFonts w:ascii="Arial" w:cs="Arial" w:eastAsia="Arial" w:hAnsi="Arial"/>
                <w:b w:val="1"/>
                <w:bCs w:val="1"/>
                <w:color w:val="000000"/>
                <w:sz w:val="20"/>
                <w:szCs w:val="20"/>
                <w:rtl w:val="0"/>
              </w:rPr>
              <w:t xml:space="preserve">Счёт</w:t>
            </w:r>
            <w:r w:rsidDel="00000000" w:rsidR="00000000" w:rsidRPr="00000000">
              <w:rPr>
                <w:rtl w:val="0"/>
              </w:rPr>
            </w:r>
          </w:p>
        </w:tc>
        <w:tc>
          <w:tcPr>
            <w:shd w:fill="d9eaf7" w:val="clear"/>
            <w:vAlign w:val="center"/>
          </w:tcPr>
          <w:p w:rsidR="00000000" w:rsidDel="00000000" w:rsidP="00000000" w:rsidRDefault="00000000" w:rsidRPr="00000000" w14:paraId="0000013A">
            <w:pPr>
              <w:pBdr>
                <w:top w:space="0" w:sz="0" w:val="nil"/>
                <w:left w:space="0" w:sz="0" w:val="nil"/>
                <w:bottom w:space="0" w:sz="0" w:val="nil"/>
                <w:right w:space="0" w:sz="0" w:val="nil"/>
                <w:between w:space="0" w:sz="0" w:val="nil"/>
              </w:pBdr>
              <w:ind w:firstLine="43"/>
              <w:jc w:val="both"/>
              <w:rPr>
                <w:rFonts w:ascii="Arial" w:cs="Arial" w:eastAsia="Arial" w:hAnsi="Arial"/>
                <w:color w:val="000000"/>
              </w:rPr>
            </w:pPr>
            <w:r w:rsidDel="00000000" w:rsidR="00000000" w:rsidRPr="00000000">
              <w:rPr>
                <w:rFonts w:ascii="Arial" w:cs="Arial" w:eastAsia="Arial" w:hAnsi="Arial"/>
                <w:b w:val="1"/>
                <w:bCs w:val="1"/>
                <w:color w:val="000000"/>
                <w:sz w:val="20"/>
                <w:szCs w:val="20"/>
                <w:rtl w:val="0"/>
              </w:rPr>
              <w:t xml:space="preserve">Рейтинг до</w:t>
            </w:r>
            <w:r w:rsidDel="00000000" w:rsidR="00000000" w:rsidRPr="00000000">
              <w:rPr>
                <w:rtl w:val="0"/>
              </w:rPr>
            </w:r>
          </w:p>
        </w:tc>
        <w:tc>
          <w:tcPr>
            <w:shd w:fill="d9eaf7" w:val="clear"/>
            <w:vAlign w:val="center"/>
          </w:tcPr>
          <w:p w:rsidR="00000000" w:rsidDel="00000000" w:rsidP="00000000" w:rsidRDefault="00000000" w:rsidRPr="00000000" w14:paraId="0000013B">
            <w:pPr>
              <w:pBdr>
                <w:top w:space="0" w:sz="0" w:val="nil"/>
                <w:left w:space="0" w:sz="0" w:val="nil"/>
                <w:bottom w:space="0" w:sz="0" w:val="nil"/>
                <w:right w:space="0" w:sz="0" w:val="nil"/>
                <w:between w:space="0" w:sz="0" w:val="nil"/>
              </w:pBdr>
              <w:ind w:firstLine="13"/>
              <w:jc w:val="both"/>
              <w:rPr>
                <w:rFonts w:ascii="Arial" w:cs="Arial" w:eastAsia="Arial" w:hAnsi="Arial"/>
                <w:color w:val="000000"/>
              </w:rPr>
            </w:pPr>
            <w:r w:rsidDel="00000000" w:rsidR="00000000" w:rsidRPr="00000000">
              <w:rPr>
                <w:rFonts w:ascii="Arial" w:cs="Arial" w:eastAsia="Arial" w:hAnsi="Arial"/>
                <w:b w:val="1"/>
                <w:bCs w:val="1"/>
                <w:color w:val="000000"/>
                <w:sz w:val="20"/>
                <w:szCs w:val="20"/>
                <w:rtl w:val="0"/>
              </w:rPr>
              <w:t xml:space="preserve">Изменение</w:t>
            </w:r>
            <w:r w:rsidDel="00000000" w:rsidR="00000000" w:rsidRPr="00000000">
              <w:rPr>
                <w:rtl w:val="0"/>
              </w:rPr>
            </w:r>
          </w:p>
        </w:tc>
        <w:tc>
          <w:tcPr>
            <w:shd w:fill="d9eaf7" w:val="clear"/>
            <w:vAlign w:val="center"/>
          </w:tcPr>
          <w:p w:rsidR="00000000" w:rsidDel="00000000" w:rsidP="00000000" w:rsidRDefault="00000000" w:rsidRPr="00000000" w14:paraId="0000013C">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b w:val="1"/>
                <w:bCs w:val="1"/>
                <w:color w:val="000000"/>
                <w:sz w:val="20"/>
                <w:szCs w:val="20"/>
                <w:rtl w:val="0"/>
              </w:rPr>
              <w:t xml:space="preserve">Рейтинг после</w:t>
            </w:r>
            <w:r w:rsidDel="00000000" w:rsidR="00000000" w:rsidRPr="00000000">
              <w:rPr>
                <w:rtl w:val="0"/>
              </w:rPr>
            </w:r>
          </w:p>
        </w:tc>
      </w:tr>
      <w:tr>
        <w:trPr>
          <w:cantSplit w:val="0"/>
          <w:tblHeader w:val="0"/>
        </w:trPr>
        <w:tc>
          <w:tcPr/>
          <w:p w:rsidR="00000000" w:rsidDel="00000000" w:rsidP="00000000" w:rsidRDefault="00000000" w:rsidRPr="00000000" w14:paraId="0000013D">
            <w:pPr>
              <w:pBdr>
                <w:top w:space="0" w:sz="0" w:val="nil"/>
                <w:left w:space="0" w:sz="0" w:val="nil"/>
                <w:bottom w:space="0" w:sz="0" w:val="nil"/>
                <w:right w:space="0" w:sz="0" w:val="nil"/>
                <w:between w:space="0" w:sz="0" w:val="nil"/>
              </w:pBdr>
              <w:ind w:firstLine="171"/>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__.__.____</w:t>
            </w:r>
            <w:r w:rsidDel="00000000" w:rsidR="00000000" w:rsidRPr="00000000">
              <w:rPr>
                <w:rtl w:val="0"/>
              </w:rPr>
            </w:r>
          </w:p>
        </w:tc>
        <w:tc>
          <w:tcPr/>
          <w:p w:rsidR="00000000" w:rsidDel="00000000" w:rsidP="00000000" w:rsidRDefault="00000000" w:rsidRPr="00000000" w14:paraId="0000013E">
            <w:pPr>
              <w:pBdr>
                <w:top w:space="0" w:sz="0" w:val="nil"/>
                <w:left w:space="0" w:sz="0" w:val="nil"/>
                <w:bottom w:space="0" w:sz="0" w:val="nil"/>
                <w:right w:space="0" w:sz="0" w:val="nil"/>
                <w:between w:space="0" w:sz="0" w:val="nil"/>
              </w:pBdr>
              <w:ind w:firstLine="171"/>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________</w:t>
            </w:r>
            <w:r w:rsidDel="00000000" w:rsidR="00000000" w:rsidRPr="00000000">
              <w:rPr>
                <w:rtl w:val="0"/>
              </w:rPr>
            </w:r>
          </w:p>
        </w:tc>
        <w:tc>
          <w:tcPr/>
          <w:p w:rsidR="00000000" w:rsidDel="00000000" w:rsidP="00000000" w:rsidRDefault="00000000" w:rsidRPr="00000000" w14:paraId="0000013F">
            <w:pPr>
              <w:pBdr>
                <w:top w:space="0" w:sz="0" w:val="nil"/>
                <w:left w:space="0" w:sz="0" w:val="nil"/>
                <w:bottom w:space="0" w:sz="0" w:val="nil"/>
                <w:right w:space="0" w:sz="0" w:val="nil"/>
                <w:between w:space="0" w:sz="0" w:val="nil"/>
              </w:pBdr>
              <w:ind w:firstLine="171"/>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________</w:t>
            </w:r>
            <w:r w:rsidDel="00000000" w:rsidR="00000000" w:rsidRPr="00000000">
              <w:rPr>
                <w:rtl w:val="0"/>
              </w:rPr>
            </w:r>
          </w:p>
        </w:tc>
        <w:tc>
          <w:tcPr/>
          <w:p w:rsidR="00000000" w:rsidDel="00000000" w:rsidP="00000000" w:rsidRDefault="00000000" w:rsidRPr="00000000" w14:paraId="00000140">
            <w:pPr>
              <w:pBdr>
                <w:top w:space="0" w:sz="0" w:val="nil"/>
                <w:left w:space="0" w:sz="0" w:val="nil"/>
                <w:bottom w:space="0" w:sz="0" w:val="nil"/>
                <w:right w:space="0" w:sz="0" w:val="nil"/>
                <w:between w:space="0" w:sz="0" w:val="nil"/>
              </w:pBdr>
              <w:ind w:firstLine="171"/>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3:1</w:t>
            </w:r>
            <w:r w:rsidDel="00000000" w:rsidR="00000000" w:rsidRPr="00000000">
              <w:rPr>
                <w:rtl w:val="0"/>
              </w:rPr>
            </w:r>
          </w:p>
        </w:tc>
        <w:tc>
          <w:tcPr/>
          <w:p w:rsidR="00000000" w:rsidDel="00000000" w:rsidP="00000000" w:rsidRDefault="00000000" w:rsidRPr="00000000" w14:paraId="00000141">
            <w:pPr>
              <w:pBdr>
                <w:top w:space="0" w:sz="0" w:val="nil"/>
                <w:left w:space="0" w:sz="0" w:val="nil"/>
                <w:bottom w:space="0" w:sz="0" w:val="nil"/>
                <w:right w:space="0" w:sz="0" w:val="nil"/>
                <w:between w:space="0" w:sz="0" w:val="nil"/>
              </w:pBdr>
              <w:ind w:firstLine="171"/>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20,00</w:t>
            </w:r>
            <w:r w:rsidDel="00000000" w:rsidR="00000000" w:rsidRPr="00000000">
              <w:rPr>
                <w:rtl w:val="0"/>
              </w:rPr>
            </w:r>
          </w:p>
        </w:tc>
        <w:tc>
          <w:tcPr/>
          <w:p w:rsidR="00000000" w:rsidDel="00000000" w:rsidP="00000000" w:rsidRDefault="00000000" w:rsidRPr="00000000" w14:paraId="00000142">
            <w:pPr>
              <w:pBdr>
                <w:top w:space="0" w:sz="0" w:val="nil"/>
                <w:left w:space="0" w:sz="0" w:val="nil"/>
                <w:bottom w:space="0" w:sz="0" w:val="nil"/>
                <w:right w:space="0" w:sz="0" w:val="nil"/>
                <w:between w:space="0" w:sz="0" w:val="nil"/>
              </w:pBdr>
              <w:ind w:firstLine="171"/>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+0,35</w:t>
            </w:r>
            <w:r w:rsidDel="00000000" w:rsidR="00000000" w:rsidRPr="00000000">
              <w:rPr>
                <w:rtl w:val="0"/>
              </w:rPr>
            </w:r>
          </w:p>
        </w:tc>
        <w:tc>
          <w:tcPr/>
          <w:p w:rsidR="00000000" w:rsidDel="00000000" w:rsidP="00000000" w:rsidRDefault="00000000" w:rsidRPr="00000000" w14:paraId="00000143">
            <w:pPr>
              <w:pBdr>
                <w:top w:space="0" w:sz="0" w:val="nil"/>
                <w:left w:space="0" w:sz="0" w:val="nil"/>
                <w:bottom w:space="0" w:sz="0" w:val="nil"/>
                <w:right w:space="0" w:sz="0" w:val="nil"/>
                <w:between w:space="0" w:sz="0" w:val="nil"/>
              </w:pBdr>
              <w:ind w:firstLine="171"/>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20,35</w:t>
            </w:r>
            <w:r w:rsidDel="00000000" w:rsidR="00000000" w:rsidRPr="00000000">
              <w:rPr>
                <w:rtl w:val="0"/>
              </w:rPr>
            </w:r>
          </w:p>
        </w:tc>
      </w:tr>
      <w:tr>
        <w:trPr>
          <w:cantSplit w:val="0"/>
          <w:tblHeader w:val="0"/>
        </w:trPr>
        <w:tc>
          <w:tcPr/>
          <w:p w:rsidR="00000000" w:rsidDel="00000000" w:rsidP="00000000" w:rsidRDefault="00000000" w:rsidRPr="00000000" w14:paraId="00000144">
            <w:pPr>
              <w:pBdr>
                <w:top w:space="0" w:sz="0" w:val="nil"/>
                <w:left w:space="0" w:sz="0" w:val="nil"/>
                <w:bottom w:space="0" w:sz="0" w:val="nil"/>
                <w:right w:space="0" w:sz="0" w:val="nil"/>
                <w:between w:space="0" w:sz="0" w:val="nil"/>
              </w:pBdr>
              <w:ind w:firstLine="171"/>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__.__.____</w:t>
            </w:r>
            <w:r w:rsidDel="00000000" w:rsidR="00000000" w:rsidRPr="00000000">
              <w:rPr>
                <w:rtl w:val="0"/>
              </w:rPr>
            </w:r>
          </w:p>
        </w:tc>
        <w:tc>
          <w:tcPr/>
          <w:p w:rsidR="00000000" w:rsidDel="00000000" w:rsidP="00000000" w:rsidRDefault="00000000" w:rsidRPr="00000000" w14:paraId="00000145">
            <w:pPr>
              <w:pBdr>
                <w:top w:space="0" w:sz="0" w:val="nil"/>
                <w:left w:space="0" w:sz="0" w:val="nil"/>
                <w:bottom w:space="0" w:sz="0" w:val="nil"/>
                <w:right w:space="0" w:sz="0" w:val="nil"/>
                <w:between w:space="0" w:sz="0" w:val="nil"/>
              </w:pBdr>
              <w:ind w:firstLine="171"/>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________</w:t>
            </w:r>
            <w:r w:rsidDel="00000000" w:rsidR="00000000" w:rsidRPr="00000000">
              <w:rPr>
                <w:rtl w:val="0"/>
              </w:rPr>
            </w:r>
          </w:p>
        </w:tc>
        <w:tc>
          <w:tcPr/>
          <w:p w:rsidR="00000000" w:rsidDel="00000000" w:rsidP="00000000" w:rsidRDefault="00000000" w:rsidRPr="00000000" w14:paraId="00000146">
            <w:pPr>
              <w:pBdr>
                <w:top w:space="0" w:sz="0" w:val="nil"/>
                <w:left w:space="0" w:sz="0" w:val="nil"/>
                <w:bottom w:space="0" w:sz="0" w:val="nil"/>
                <w:right w:space="0" w:sz="0" w:val="nil"/>
                <w:between w:space="0" w:sz="0" w:val="nil"/>
              </w:pBdr>
              <w:ind w:firstLine="171"/>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________</w:t>
            </w:r>
            <w:r w:rsidDel="00000000" w:rsidR="00000000" w:rsidRPr="00000000">
              <w:rPr>
                <w:rtl w:val="0"/>
              </w:rPr>
            </w:r>
          </w:p>
        </w:tc>
        <w:tc>
          <w:tcPr/>
          <w:p w:rsidR="00000000" w:rsidDel="00000000" w:rsidP="00000000" w:rsidRDefault="00000000" w:rsidRPr="00000000" w14:paraId="00000147">
            <w:pPr>
              <w:pBdr>
                <w:top w:space="0" w:sz="0" w:val="nil"/>
                <w:left w:space="0" w:sz="0" w:val="nil"/>
                <w:bottom w:space="0" w:sz="0" w:val="nil"/>
                <w:right w:space="0" w:sz="0" w:val="nil"/>
                <w:between w:space="0" w:sz="0" w:val="nil"/>
              </w:pBdr>
              <w:ind w:firstLine="171"/>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3:2</w:t>
            </w:r>
            <w:r w:rsidDel="00000000" w:rsidR="00000000" w:rsidRPr="00000000">
              <w:rPr>
                <w:rtl w:val="0"/>
              </w:rPr>
            </w:r>
          </w:p>
        </w:tc>
        <w:tc>
          <w:tcPr/>
          <w:p w:rsidR="00000000" w:rsidDel="00000000" w:rsidP="00000000" w:rsidRDefault="00000000" w:rsidRPr="00000000" w14:paraId="00000148">
            <w:pPr>
              <w:pBdr>
                <w:top w:space="0" w:sz="0" w:val="nil"/>
                <w:left w:space="0" w:sz="0" w:val="nil"/>
                <w:bottom w:space="0" w:sz="0" w:val="nil"/>
                <w:right w:space="0" w:sz="0" w:val="nil"/>
                <w:between w:space="0" w:sz="0" w:val="nil"/>
              </w:pBdr>
              <w:ind w:firstLine="171"/>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20,35</w:t>
            </w:r>
            <w:r w:rsidDel="00000000" w:rsidR="00000000" w:rsidRPr="00000000">
              <w:rPr>
                <w:rtl w:val="0"/>
              </w:rPr>
            </w:r>
          </w:p>
        </w:tc>
        <w:tc>
          <w:tcPr/>
          <w:p w:rsidR="00000000" w:rsidDel="00000000" w:rsidP="00000000" w:rsidRDefault="00000000" w:rsidRPr="00000000" w14:paraId="00000149">
            <w:pPr>
              <w:pBdr>
                <w:top w:space="0" w:sz="0" w:val="nil"/>
                <w:left w:space="0" w:sz="0" w:val="nil"/>
                <w:bottom w:space="0" w:sz="0" w:val="nil"/>
                <w:right w:space="0" w:sz="0" w:val="nil"/>
                <w:between w:space="0" w:sz="0" w:val="nil"/>
              </w:pBdr>
              <w:ind w:firstLine="171"/>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−0,18</w:t>
            </w:r>
            <w:r w:rsidDel="00000000" w:rsidR="00000000" w:rsidRPr="00000000">
              <w:rPr>
                <w:rtl w:val="0"/>
              </w:rPr>
            </w:r>
          </w:p>
        </w:tc>
        <w:tc>
          <w:tcPr/>
          <w:p w:rsidR="00000000" w:rsidDel="00000000" w:rsidP="00000000" w:rsidRDefault="00000000" w:rsidRPr="00000000" w14:paraId="0000014A">
            <w:pPr>
              <w:pBdr>
                <w:top w:space="0" w:sz="0" w:val="nil"/>
                <w:left w:space="0" w:sz="0" w:val="nil"/>
                <w:bottom w:space="0" w:sz="0" w:val="nil"/>
                <w:right w:space="0" w:sz="0" w:val="nil"/>
                <w:between w:space="0" w:sz="0" w:val="nil"/>
              </w:pBdr>
              <w:ind w:firstLine="171"/>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20,17</w:t>
            </w:r>
            <w:r w:rsidDel="00000000" w:rsidR="00000000" w:rsidRPr="00000000">
              <w:rPr>
                <w:rtl w:val="0"/>
              </w:rPr>
            </w:r>
          </w:p>
        </w:tc>
      </w:tr>
    </w:tbl>
    <w:p w:rsidR="00000000" w:rsidDel="00000000" w:rsidP="00000000" w:rsidRDefault="00000000" w:rsidRPr="00000000" w14:paraId="0000014B">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История должна храниться без удаления предыдущих значений. Исправления допускаются только с фиксацией причины и даты исправления.</w:t>
      </w:r>
    </w:p>
    <w:p w:rsidR="00000000" w:rsidDel="00000000" w:rsidP="00000000" w:rsidRDefault="00000000" w:rsidRPr="00000000" w14:paraId="0000014D">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4E">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21. Публикация Рейтинга</w:t>
      </w:r>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21.1. Спортсмен, тренер или официально уполномоченный представитель вправе обжаловать применение корректности рейтинга, штрафных рейтинговых баллов, если считает их начисление необоснованным или произведенным с нарушением установленного порядка.</w:t>
      </w:r>
    </w:p>
    <w:p w:rsidR="00000000" w:rsidDel="00000000" w:rsidP="00000000" w:rsidRDefault="00000000" w:rsidRPr="00000000" w14:paraId="00000150">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21.2. Апелляция подается в письменной форме в адрес Федерации в течение 5 (пяти) рабочих дней с даты официального опубликования рейтинговой таблицы.</w:t>
      </w:r>
    </w:p>
    <w:p w:rsidR="00000000" w:rsidDel="00000000" w:rsidP="00000000" w:rsidRDefault="00000000" w:rsidRPr="00000000" w14:paraId="00000151">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Апелляция должна содержать:</w:t>
      </w:r>
    </w:p>
    <w:p w:rsidR="00000000" w:rsidDel="00000000" w:rsidP="00000000" w:rsidRDefault="00000000" w:rsidRPr="00000000" w14:paraId="00000152">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 ФИО спортсмена; </w:t>
      </w:r>
    </w:p>
    <w:p w:rsidR="00000000" w:rsidDel="00000000" w:rsidP="00000000" w:rsidRDefault="00000000" w:rsidRPr="00000000" w14:paraId="00000153">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 уникальный ID; </w:t>
      </w:r>
    </w:p>
    <w:p w:rsidR="00000000" w:rsidDel="00000000" w:rsidP="00000000" w:rsidRDefault="00000000" w:rsidRPr="00000000" w14:paraId="00000154">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 обжалуемое рейтинговое значение либо действие; </w:t>
      </w:r>
    </w:p>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 обстоятельства, на которых основана апелляция; </w:t>
      </w:r>
    </w:p>
    <w:p w:rsidR="00000000" w:rsidDel="00000000" w:rsidP="00000000" w:rsidRDefault="00000000" w:rsidRPr="00000000" w14:paraId="00000156">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 конкретное требование; </w:t>
      </w:r>
    </w:p>
    <w:p w:rsidR="00000000" w:rsidDel="00000000" w:rsidP="00000000" w:rsidRDefault="00000000" w:rsidRPr="00000000" w14:paraId="00000157">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 документы, подтверждающие доводы заявителя. </w:t>
      </w:r>
    </w:p>
    <w:p w:rsidR="00000000" w:rsidDel="00000000" w:rsidP="00000000" w:rsidRDefault="00000000" w:rsidRPr="00000000" w14:paraId="00000158">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Подача апелляции не приостанавливает действие опубликованного рейтинга, если иное не установлено решением уполномоченного органа Федерации.</w:t>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21.3. Апелляция рассматривается Федерацией в течение 10 (десяти) рабочих дней с даты ее получения. При необходимости Федерация вправе запросить дополнительные документы и пояснения у спортсмена, Председателя Главной судейской коллегии и иных ответственных лиц.</w:t>
      </w:r>
    </w:p>
    <w:p w:rsidR="00000000" w:rsidDel="00000000" w:rsidP="00000000" w:rsidRDefault="00000000" w:rsidRPr="00000000" w14:paraId="0000015A">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21.4. Решение по апелляции доводится до сведения спортсмена в письменной форме и является основанием для внесения соответствующих изменений в рейтинговую таблицу.</w:t>
      </w:r>
    </w:p>
    <w:p w:rsidR="00000000" w:rsidDel="00000000" w:rsidP="00000000" w:rsidRDefault="00000000" w:rsidRPr="00000000" w14:paraId="0000015B">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21.5. Исправление технической ошибки допускается независимо от срока её выявления, если исправление необходимо для восстановления достоверности рейтинговых данных. При этом изменение не должно изменять официальный спортивный результат соревнования. </w:t>
      </w:r>
    </w:p>
    <w:p w:rsidR="00000000" w:rsidDel="00000000" w:rsidP="00000000" w:rsidRDefault="00000000" w:rsidRPr="00000000" w14:paraId="0000015C">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21.6. При исправлении рейтинга сохраняются первоначальная запись, новая запись, дата, основание и лицо, внесшее исправление. Если исправление ошибки влияет на рейтинговые значения других спортсменов, корректировке подлежат все связанные рейтинговые записи, непосредственно затронутые соответствующей ошибкой.</w:t>
      </w:r>
    </w:p>
    <w:p w:rsidR="00000000" w:rsidDel="00000000" w:rsidP="00000000" w:rsidRDefault="00000000" w:rsidRPr="00000000" w14:paraId="0000015D">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5E">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22. Ответственность</w:t>
      </w:r>
      <w:r w:rsidDel="00000000" w:rsidR="00000000" w:rsidRPr="00000000">
        <w:rPr>
          <w:rtl w:val="0"/>
        </w:rPr>
      </w:r>
    </w:p>
    <w:p w:rsidR="00000000" w:rsidDel="00000000" w:rsidP="00000000" w:rsidRDefault="00000000" w:rsidRPr="00000000" w14:paraId="0000015F">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22.1. Председатель Главной судейской коллегии и главный судья соревнований несут ответственность за достоверность и своевременность представления официальных результатов соревнования.</w:t>
      </w:r>
    </w:p>
    <w:p w:rsidR="00000000" w:rsidDel="00000000" w:rsidP="00000000" w:rsidRDefault="00000000" w:rsidRPr="00000000" w14:paraId="00000160">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22.2. Председатель Главной судейской коллегии обеспечивает сохранность базы данных и истории изменений.</w:t>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23. Персональные данные и защита информации</w:t>
      </w:r>
      <w:r w:rsidDel="00000000" w:rsidR="00000000" w:rsidRPr="00000000">
        <w:rPr>
          <w:rtl w:val="0"/>
        </w:rPr>
      </w:r>
    </w:p>
    <w:p w:rsidR="00000000" w:rsidDel="00000000" w:rsidP="00000000" w:rsidRDefault="00000000" w:rsidRPr="00000000" w14:paraId="00000163">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23.1. Сбор, обработка и хранение персональных данных спортсменов осуществляются в соответствии с законодательством Республики Казахстан о персональных данных и их защите.</w:t>
      </w:r>
    </w:p>
    <w:p w:rsidR="00000000" w:rsidDel="00000000" w:rsidP="00000000" w:rsidRDefault="00000000" w:rsidRPr="00000000" w14:paraId="00000164">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23.2. Сбор и обработка персональных данных осуществляются для конкретных, заранее определённых и законных целей, связанных с ведением Рейтинга, проведением спортивных соревнований и осуществлением деятельности Федерации.</w:t>
      </w:r>
    </w:p>
    <w:p w:rsidR="00000000" w:rsidDel="00000000" w:rsidP="00000000" w:rsidRDefault="00000000" w:rsidRPr="00000000" w14:paraId="00000165">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23.3. Распространение и публикация персональных данных в общедоступных источниках осуществляются при наличии предусмотренного законодательством Республики Казахстан основания, в том числе согласия субъекта персональных данных или его законного представителя, если такое согласие требуется.</w:t>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23.4. В отношении несовершеннолетних спортсменов сбор, обработка и распространение персональных данных осуществляются с соблюдением требований законодательства Республики Казахстан и с учётом прав и законных интересов спортсмена и его законного представителя.</w:t>
      </w:r>
    </w:p>
    <w:p w:rsidR="00000000" w:rsidDel="00000000" w:rsidP="00000000" w:rsidRDefault="00000000" w:rsidRPr="00000000" w14:paraId="00000167">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23.5. В открытом рейтинге публикуются только те сведения, которые необходимы для идентификации спортсмена и функционирования рейтинговой системы, и правомерность публикации которых обеспечена.</w:t>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23.6. Федерация принимает необходимые организационные и технические меры для защиты персональных данных от неправомерного доступа, изменения, утраты, уничтожения и распространения. Доступ к персональным данным ограниченного доступа предоставляется только лицам, которым такой доступ необходим для исполнения их полномочий.</w:t>
      </w:r>
    </w:p>
    <w:p w:rsidR="00000000" w:rsidDel="00000000" w:rsidP="00000000" w:rsidRDefault="00000000" w:rsidRPr="00000000" w14:paraId="00000169">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23.7. Публичное размещение сведений, не являющихся необходимыми для целей рейтинга, не допускается.</w:t>
      </w:r>
    </w:p>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23.8. Доступ к сведениям ограниченного доступа предоставляется только лицам, которым такой доступ необходим для исполнения их полномочий.</w:t>
      </w:r>
    </w:p>
    <w:p w:rsidR="00000000" w:rsidDel="00000000" w:rsidP="00000000" w:rsidRDefault="00000000" w:rsidRPr="00000000" w14:paraId="0000016B">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6D">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24. Заключительные положения</w:t>
      </w:r>
    </w:p>
    <w:p w:rsidR="00000000" w:rsidDel="00000000" w:rsidP="00000000" w:rsidRDefault="00000000" w:rsidRPr="00000000" w14:paraId="0000016E">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24.1. Настоящее Положение вступает в силу с даты его утверждения уполномоченным органом Федерации.</w:t>
      </w:r>
    </w:p>
    <w:p w:rsidR="00000000" w:rsidDel="00000000" w:rsidP="00000000" w:rsidRDefault="00000000" w:rsidRPr="00000000" w14:paraId="0000016F">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24.2. Изменения и дополнения в настоящее Положение вносятся и утверждаются в порядке, установленном для утверждения настоящего Положения.</w:t>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24.3. Изменение технических параметров рейтинговой формулы допускается только на будущее время и применяется к матчам, проведённым после даты вступления соответствующего изменения в силу, если иное прямо не предусмотрено настоящим Положением.</w:t>
      </w:r>
    </w:p>
    <w:p w:rsidR="00000000" w:rsidDel="00000000" w:rsidP="00000000" w:rsidRDefault="00000000" w:rsidRPr="00000000" w14:paraId="00000171">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24.4. Изменение параметров формулы не является основанием для автоматического перерасчёта рейтинговых значений, сформированных по результатам матчей, проведённых до даты вступления изменения в силу.</w:t>
      </w:r>
    </w:p>
    <w:p w:rsidR="00000000" w:rsidDel="00000000" w:rsidP="00000000" w:rsidRDefault="00000000" w:rsidRPr="00000000" w14:paraId="00000172">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24.5. Вопросы, не урегулированные настоящим Положением, разрешаются в соответствии с законодательством Республики Казахстан, уставом Федерации, применимыми нормативными документами Федерации и принципами настоящего Положения. При невозможности разрешения вопроса указанным способом он подлежит урегулированию путём внесения соответствующего изменения в настоящее Положение.</w:t>
      </w:r>
    </w:p>
    <w:p w:rsidR="00000000" w:rsidDel="00000000" w:rsidP="00000000" w:rsidRDefault="00000000" w:rsidRPr="00000000" w14:paraId="00000173">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74">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75">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76">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77">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78">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79">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7A">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7B">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7C">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7D">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7E">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7F">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80">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81">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82">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83">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84">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85">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86">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87">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88">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89">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8A">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8B">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8C">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8D">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8E">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8F">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90">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91">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92">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93">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Приложение 1. Пример рейтинговой таблицы</w:t>
      </w:r>
    </w:p>
    <w:tbl>
      <w:tblPr>
        <w:tblStyle w:val="Table7"/>
        <w:tblW w:w="10143.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1418"/>
        <w:gridCol w:w="1401"/>
        <w:gridCol w:w="1127"/>
        <w:gridCol w:w="1127"/>
        <w:gridCol w:w="1127"/>
        <w:gridCol w:w="1127"/>
        <w:gridCol w:w="1127"/>
        <w:gridCol w:w="1127"/>
        <w:tblGridChange w:id="0">
          <w:tblGrid>
            <w:gridCol w:w="562"/>
            <w:gridCol w:w="1418"/>
            <w:gridCol w:w="1401"/>
            <w:gridCol w:w="1127"/>
            <w:gridCol w:w="1127"/>
            <w:gridCol w:w="1127"/>
            <w:gridCol w:w="1127"/>
            <w:gridCol w:w="1127"/>
            <w:gridCol w:w="1127"/>
          </w:tblGrid>
        </w:tblGridChange>
      </w:tblGrid>
      <w:tr>
        <w:trPr>
          <w:cantSplit w:val="0"/>
          <w:tblHeader w:val="0"/>
        </w:trPr>
        <w:tc>
          <w:tcPr>
            <w:shd w:fill="d9eaf7" w:val="clear"/>
            <w:vAlign w:val="center"/>
          </w:tcPr>
          <w:p w:rsidR="00000000" w:rsidDel="00000000" w:rsidP="00000000" w:rsidRDefault="00000000" w:rsidRPr="00000000" w14:paraId="00000194">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b w:val="1"/>
                <w:bCs w:val="1"/>
                <w:color w:val="000000"/>
                <w:sz w:val="20"/>
                <w:szCs w:val="20"/>
                <w:rtl w:val="0"/>
              </w:rPr>
              <w:t xml:space="preserve">№</w:t>
            </w:r>
            <w:r w:rsidDel="00000000" w:rsidR="00000000" w:rsidRPr="00000000">
              <w:rPr>
                <w:rtl w:val="0"/>
              </w:rPr>
            </w:r>
          </w:p>
        </w:tc>
        <w:tc>
          <w:tcPr>
            <w:shd w:fill="d9eaf7" w:val="clear"/>
            <w:vAlign w:val="center"/>
          </w:tcPr>
          <w:p w:rsidR="00000000" w:rsidDel="00000000" w:rsidP="00000000" w:rsidRDefault="00000000" w:rsidRPr="00000000" w14:paraId="00000195">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b w:val="1"/>
                <w:bCs w:val="1"/>
                <w:color w:val="000000"/>
                <w:sz w:val="20"/>
                <w:szCs w:val="20"/>
                <w:rtl w:val="0"/>
              </w:rPr>
              <w:t xml:space="preserve">ФИО</w:t>
            </w:r>
            <w:r w:rsidDel="00000000" w:rsidR="00000000" w:rsidRPr="00000000">
              <w:rPr>
                <w:rtl w:val="0"/>
              </w:rPr>
            </w:r>
          </w:p>
        </w:tc>
        <w:tc>
          <w:tcPr>
            <w:shd w:fill="d9eaf7" w:val="clear"/>
            <w:vAlign w:val="center"/>
          </w:tcPr>
          <w:p w:rsidR="00000000" w:rsidDel="00000000" w:rsidP="00000000" w:rsidRDefault="00000000" w:rsidRPr="00000000" w14:paraId="00000196">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b w:val="1"/>
                <w:bCs w:val="1"/>
                <w:color w:val="000000"/>
                <w:sz w:val="20"/>
                <w:szCs w:val="20"/>
                <w:rtl w:val="0"/>
              </w:rPr>
              <w:t xml:space="preserve">Год рождения</w:t>
            </w:r>
            <w:r w:rsidDel="00000000" w:rsidR="00000000" w:rsidRPr="00000000">
              <w:rPr>
                <w:rtl w:val="0"/>
              </w:rPr>
            </w:r>
          </w:p>
        </w:tc>
        <w:tc>
          <w:tcPr>
            <w:shd w:fill="d9eaf7" w:val="clear"/>
            <w:vAlign w:val="center"/>
          </w:tcPr>
          <w:p w:rsidR="00000000" w:rsidDel="00000000" w:rsidP="00000000" w:rsidRDefault="00000000" w:rsidRPr="00000000" w14:paraId="00000197">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b w:val="1"/>
                <w:bCs w:val="1"/>
                <w:color w:val="000000"/>
                <w:sz w:val="20"/>
                <w:szCs w:val="20"/>
                <w:rtl w:val="0"/>
              </w:rPr>
              <w:t xml:space="preserve">Регион</w:t>
            </w:r>
            <w:r w:rsidDel="00000000" w:rsidR="00000000" w:rsidRPr="00000000">
              <w:rPr>
                <w:rtl w:val="0"/>
              </w:rPr>
            </w:r>
          </w:p>
        </w:tc>
        <w:tc>
          <w:tcPr>
            <w:shd w:fill="d9eaf7" w:val="clear"/>
            <w:vAlign w:val="center"/>
          </w:tcPr>
          <w:p w:rsidR="00000000" w:rsidDel="00000000" w:rsidP="00000000" w:rsidRDefault="00000000" w:rsidRPr="00000000" w14:paraId="00000198">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b w:val="1"/>
                <w:bCs w:val="1"/>
                <w:color w:val="000000"/>
                <w:sz w:val="20"/>
                <w:szCs w:val="20"/>
                <w:rtl w:val="0"/>
              </w:rPr>
              <w:t xml:space="preserve">Рейтинг</w:t>
            </w:r>
            <w:r w:rsidDel="00000000" w:rsidR="00000000" w:rsidRPr="00000000">
              <w:rPr>
                <w:rtl w:val="0"/>
              </w:rPr>
            </w:r>
          </w:p>
        </w:tc>
        <w:tc>
          <w:tcPr>
            <w:shd w:fill="d9eaf7" w:val="clear"/>
            <w:vAlign w:val="center"/>
          </w:tcPr>
          <w:p w:rsidR="00000000" w:rsidDel="00000000" w:rsidP="00000000" w:rsidRDefault="00000000" w:rsidRPr="00000000" w14:paraId="00000199">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b w:val="1"/>
                <w:bCs w:val="1"/>
                <w:color w:val="000000"/>
                <w:sz w:val="20"/>
                <w:szCs w:val="20"/>
                <w:rtl w:val="0"/>
              </w:rPr>
              <w:t xml:space="preserve">Матчи</w:t>
            </w:r>
            <w:r w:rsidDel="00000000" w:rsidR="00000000" w:rsidRPr="00000000">
              <w:rPr>
                <w:rtl w:val="0"/>
              </w:rPr>
            </w:r>
          </w:p>
        </w:tc>
        <w:tc>
          <w:tcPr>
            <w:shd w:fill="d9eaf7" w:val="clear"/>
            <w:vAlign w:val="center"/>
          </w:tcPr>
          <w:p w:rsidR="00000000" w:rsidDel="00000000" w:rsidP="00000000" w:rsidRDefault="00000000" w:rsidRPr="00000000" w14:paraId="0000019A">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b w:val="1"/>
                <w:bCs w:val="1"/>
                <w:color w:val="000000"/>
                <w:sz w:val="20"/>
                <w:szCs w:val="20"/>
                <w:rtl w:val="0"/>
              </w:rPr>
              <w:t xml:space="preserve">Победы</w:t>
            </w:r>
            <w:r w:rsidDel="00000000" w:rsidR="00000000" w:rsidRPr="00000000">
              <w:rPr>
                <w:rtl w:val="0"/>
              </w:rPr>
            </w:r>
          </w:p>
        </w:tc>
        <w:tc>
          <w:tcPr>
            <w:shd w:fill="d9eaf7" w:val="clear"/>
            <w:vAlign w:val="center"/>
          </w:tcPr>
          <w:p w:rsidR="00000000" w:rsidDel="00000000" w:rsidP="00000000" w:rsidRDefault="00000000" w:rsidRPr="00000000" w14:paraId="0000019B">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b w:val="1"/>
                <w:bCs w:val="1"/>
                <w:color w:val="000000"/>
                <w:sz w:val="20"/>
                <w:szCs w:val="20"/>
                <w:rtl w:val="0"/>
              </w:rPr>
              <w:t xml:space="preserve">Поражения</w:t>
            </w:r>
            <w:r w:rsidDel="00000000" w:rsidR="00000000" w:rsidRPr="00000000">
              <w:rPr>
                <w:rtl w:val="0"/>
              </w:rPr>
            </w:r>
          </w:p>
        </w:tc>
        <w:tc>
          <w:tcPr>
            <w:shd w:fill="d9eaf7" w:val="clear"/>
            <w:vAlign w:val="center"/>
          </w:tcPr>
          <w:p w:rsidR="00000000" w:rsidDel="00000000" w:rsidP="00000000" w:rsidRDefault="00000000" w:rsidRPr="00000000" w14:paraId="0000019C">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b w:val="1"/>
                <w:bCs w:val="1"/>
                <w:color w:val="000000"/>
                <w:sz w:val="20"/>
                <w:szCs w:val="20"/>
                <w:rtl w:val="0"/>
              </w:rPr>
              <w:t xml:space="preserve">Статус</w:t>
            </w:r>
            <w:r w:rsidDel="00000000" w:rsidR="00000000" w:rsidRPr="00000000">
              <w:rPr>
                <w:rtl w:val="0"/>
              </w:rPr>
            </w:r>
          </w:p>
        </w:tc>
      </w:tr>
      <w:tr>
        <w:trPr>
          <w:cantSplit w:val="0"/>
          <w:tblHeader w:val="0"/>
        </w:trPr>
        <w:tc>
          <w:tcPr/>
          <w:p w:rsidR="00000000" w:rsidDel="00000000" w:rsidP="00000000" w:rsidRDefault="00000000" w:rsidRPr="00000000" w14:paraId="0000019D">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1</w:t>
            </w:r>
            <w:r w:rsidDel="00000000" w:rsidR="00000000" w:rsidRPr="00000000">
              <w:rPr>
                <w:rtl w:val="0"/>
              </w:rPr>
            </w:r>
          </w:p>
        </w:tc>
        <w:tc>
          <w:tcPr/>
          <w:p w:rsidR="00000000" w:rsidDel="00000000" w:rsidP="00000000" w:rsidRDefault="00000000" w:rsidRPr="00000000" w14:paraId="0000019E">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________________</w:t>
            </w:r>
            <w:r w:rsidDel="00000000" w:rsidR="00000000" w:rsidRPr="00000000">
              <w:rPr>
                <w:rtl w:val="0"/>
              </w:rPr>
            </w:r>
          </w:p>
        </w:tc>
        <w:tc>
          <w:tcPr/>
          <w:p w:rsidR="00000000" w:rsidDel="00000000" w:rsidP="00000000" w:rsidRDefault="00000000" w:rsidRPr="00000000" w14:paraId="0000019F">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______</w:t>
            </w:r>
            <w:r w:rsidDel="00000000" w:rsidR="00000000" w:rsidRPr="00000000">
              <w:rPr>
                <w:rtl w:val="0"/>
              </w:rPr>
            </w:r>
          </w:p>
        </w:tc>
        <w:tc>
          <w:tcPr/>
          <w:p w:rsidR="00000000" w:rsidDel="00000000" w:rsidP="00000000" w:rsidRDefault="00000000" w:rsidRPr="00000000" w14:paraId="000001A0">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________</w:t>
            </w:r>
            <w:r w:rsidDel="00000000" w:rsidR="00000000" w:rsidRPr="00000000">
              <w:rPr>
                <w:rtl w:val="0"/>
              </w:rPr>
            </w:r>
          </w:p>
        </w:tc>
        <w:tc>
          <w:tcPr/>
          <w:p w:rsidR="00000000" w:rsidDel="00000000" w:rsidP="00000000" w:rsidRDefault="00000000" w:rsidRPr="00000000" w14:paraId="000001A1">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82,00</w:t>
            </w:r>
            <w:r w:rsidDel="00000000" w:rsidR="00000000" w:rsidRPr="00000000">
              <w:rPr>
                <w:rtl w:val="0"/>
              </w:rPr>
            </w:r>
          </w:p>
        </w:tc>
        <w:tc>
          <w:tcPr/>
          <w:p w:rsidR="00000000" w:rsidDel="00000000" w:rsidP="00000000" w:rsidRDefault="00000000" w:rsidRPr="00000000" w14:paraId="000001A2">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__</w:t>
            </w:r>
            <w:r w:rsidDel="00000000" w:rsidR="00000000" w:rsidRPr="00000000">
              <w:rPr>
                <w:rtl w:val="0"/>
              </w:rPr>
            </w:r>
          </w:p>
        </w:tc>
        <w:tc>
          <w:tcPr/>
          <w:p w:rsidR="00000000" w:rsidDel="00000000" w:rsidP="00000000" w:rsidRDefault="00000000" w:rsidRPr="00000000" w14:paraId="000001A3">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__</w:t>
            </w:r>
            <w:r w:rsidDel="00000000" w:rsidR="00000000" w:rsidRPr="00000000">
              <w:rPr>
                <w:rtl w:val="0"/>
              </w:rPr>
            </w:r>
          </w:p>
        </w:tc>
        <w:tc>
          <w:tcPr/>
          <w:p w:rsidR="00000000" w:rsidDel="00000000" w:rsidP="00000000" w:rsidRDefault="00000000" w:rsidRPr="00000000" w14:paraId="000001A4">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__</w:t>
            </w:r>
            <w:r w:rsidDel="00000000" w:rsidR="00000000" w:rsidRPr="00000000">
              <w:rPr>
                <w:rtl w:val="0"/>
              </w:rPr>
            </w:r>
          </w:p>
        </w:tc>
        <w:tc>
          <w:tcPr/>
          <w:p w:rsidR="00000000" w:rsidDel="00000000" w:rsidP="00000000" w:rsidRDefault="00000000" w:rsidRPr="00000000" w14:paraId="000001A5">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Активен</w:t>
            </w:r>
            <w:r w:rsidDel="00000000" w:rsidR="00000000" w:rsidRPr="00000000">
              <w:rPr>
                <w:rtl w:val="0"/>
              </w:rPr>
            </w:r>
          </w:p>
        </w:tc>
      </w:tr>
      <w:tr>
        <w:trPr>
          <w:cantSplit w:val="0"/>
          <w:tblHeader w:val="0"/>
        </w:trPr>
        <w:tc>
          <w:tcPr/>
          <w:p w:rsidR="00000000" w:rsidDel="00000000" w:rsidP="00000000" w:rsidRDefault="00000000" w:rsidRPr="00000000" w14:paraId="000001A6">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2</w:t>
            </w:r>
            <w:r w:rsidDel="00000000" w:rsidR="00000000" w:rsidRPr="00000000">
              <w:rPr>
                <w:rtl w:val="0"/>
              </w:rPr>
            </w:r>
          </w:p>
        </w:tc>
        <w:tc>
          <w:tcPr/>
          <w:p w:rsidR="00000000" w:rsidDel="00000000" w:rsidP="00000000" w:rsidRDefault="00000000" w:rsidRPr="00000000" w14:paraId="000001A7">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________________</w:t>
            </w:r>
            <w:r w:rsidDel="00000000" w:rsidR="00000000" w:rsidRPr="00000000">
              <w:rPr>
                <w:rtl w:val="0"/>
              </w:rPr>
            </w:r>
          </w:p>
        </w:tc>
        <w:tc>
          <w:tcPr/>
          <w:p w:rsidR="00000000" w:rsidDel="00000000" w:rsidP="00000000" w:rsidRDefault="00000000" w:rsidRPr="00000000" w14:paraId="000001A8">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______</w:t>
            </w:r>
            <w:r w:rsidDel="00000000" w:rsidR="00000000" w:rsidRPr="00000000">
              <w:rPr>
                <w:rtl w:val="0"/>
              </w:rPr>
            </w:r>
          </w:p>
        </w:tc>
        <w:tc>
          <w:tcPr/>
          <w:p w:rsidR="00000000" w:rsidDel="00000000" w:rsidP="00000000" w:rsidRDefault="00000000" w:rsidRPr="00000000" w14:paraId="000001A9">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________</w:t>
            </w:r>
            <w:r w:rsidDel="00000000" w:rsidR="00000000" w:rsidRPr="00000000">
              <w:rPr>
                <w:rtl w:val="0"/>
              </w:rPr>
            </w:r>
          </w:p>
        </w:tc>
        <w:tc>
          <w:tcPr/>
          <w:p w:rsidR="00000000" w:rsidDel="00000000" w:rsidP="00000000" w:rsidRDefault="00000000" w:rsidRPr="00000000" w14:paraId="000001AA">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50,00</w:t>
            </w:r>
            <w:r w:rsidDel="00000000" w:rsidR="00000000" w:rsidRPr="00000000">
              <w:rPr>
                <w:rtl w:val="0"/>
              </w:rPr>
            </w:r>
          </w:p>
        </w:tc>
        <w:tc>
          <w:tcPr/>
          <w:p w:rsidR="00000000" w:rsidDel="00000000" w:rsidP="00000000" w:rsidRDefault="00000000" w:rsidRPr="00000000" w14:paraId="000001AB">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__</w:t>
            </w:r>
            <w:r w:rsidDel="00000000" w:rsidR="00000000" w:rsidRPr="00000000">
              <w:rPr>
                <w:rtl w:val="0"/>
              </w:rPr>
            </w:r>
          </w:p>
        </w:tc>
        <w:tc>
          <w:tcPr/>
          <w:p w:rsidR="00000000" w:rsidDel="00000000" w:rsidP="00000000" w:rsidRDefault="00000000" w:rsidRPr="00000000" w14:paraId="000001AC">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__</w:t>
            </w:r>
            <w:r w:rsidDel="00000000" w:rsidR="00000000" w:rsidRPr="00000000">
              <w:rPr>
                <w:rtl w:val="0"/>
              </w:rPr>
            </w:r>
          </w:p>
        </w:tc>
        <w:tc>
          <w:tcPr/>
          <w:p w:rsidR="00000000" w:rsidDel="00000000" w:rsidP="00000000" w:rsidRDefault="00000000" w:rsidRPr="00000000" w14:paraId="000001AD">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__</w:t>
            </w:r>
            <w:r w:rsidDel="00000000" w:rsidR="00000000" w:rsidRPr="00000000">
              <w:rPr>
                <w:rtl w:val="0"/>
              </w:rPr>
            </w:r>
          </w:p>
        </w:tc>
        <w:tc>
          <w:tcPr/>
          <w:p w:rsidR="00000000" w:rsidDel="00000000" w:rsidP="00000000" w:rsidRDefault="00000000" w:rsidRPr="00000000" w14:paraId="000001AE">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Активен</w:t>
            </w:r>
            <w:r w:rsidDel="00000000" w:rsidR="00000000" w:rsidRPr="00000000">
              <w:rPr>
                <w:rtl w:val="0"/>
              </w:rPr>
            </w:r>
          </w:p>
        </w:tc>
      </w:tr>
      <w:tr>
        <w:trPr>
          <w:cantSplit w:val="0"/>
          <w:tblHeader w:val="0"/>
        </w:trPr>
        <w:tc>
          <w:tcPr/>
          <w:p w:rsidR="00000000" w:rsidDel="00000000" w:rsidP="00000000" w:rsidRDefault="00000000" w:rsidRPr="00000000" w14:paraId="000001AF">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3</w:t>
            </w:r>
            <w:r w:rsidDel="00000000" w:rsidR="00000000" w:rsidRPr="00000000">
              <w:rPr>
                <w:rtl w:val="0"/>
              </w:rPr>
            </w:r>
          </w:p>
        </w:tc>
        <w:tc>
          <w:tcPr/>
          <w:p w:rsidR="00000000" w:rsidDel="00000000" w:rsidP="00000000" w:rsidRDefault="00000000" w:rsidRPr="00000000" w14:paraId="000001B0">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________________</w:t>
            </w:r>
            <w:r w:rsidDel="00000000" w:rsidR="00000000" w:rsidRPr="00000000">
              <w:rPr>
                <w:rtl w:val="0"/>
              </w:rPr>
            </w:r>
          </w:p>
        </w:tc>
        <w:tc>
          <w:tcPr/>
          <w:p w:rsidR="00000000" w:rsidDel="00000000" w:rsidP="00000000" w:rsidRDefault="00000000" w:rsidRPr="00000000" w14:paraId="000001B1">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______</w:t>
            </w:r>
            <w:r w:rsidDel="00000000" w:rsidR="00000000" w:rsidRPr="00000000">
              <w:rPr>
                <w:rtl w:val="0"/>
              </w:rPr>
            </w:r>
          </w:p>
        </w:tc>
        <w:tc>
          <w:tcPr/>
          <w:p w:rsidR="00000000" w:rsidDel="00000000" w:rsidP="00000000" w:rsidRDefault="00000000" w:rsidRPr="00000000" w14:paraId="000001B2">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________</w:t>
            </w:r>
            <w:r w:rsidDel="00000000" w:rsidR="00000000" w:rsidRPr="00000000">
              <w:rPr>
                <w:rtl w:val="0"/>
              </w:rPr>
            </w:r>
          </w:p>
        </w:tc>
        <w:tc>
          <w:tcPr/>
          <w:p w:rsidR="00000000" w:rsidDel="00000000" w:rsidP="00000000" w:rsidRDefault="00000000" w:rsidRPr="00000000" w14:paraId="000001B3">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40,00</w:t>
            </w:r>
            <w:r w:rsidDel="00000000" w:rsidR="00000000" w:rsidRPr="00000000">
              <w:rPr>
                <w:rtl w:val="0"/>
              </w:rPr>
            </w:r>
          </w:p>
        </w:tc>
        <w:tc>
          <w:tcPr/>
          <w:p w:rsidR="00000000" w:rsidDel="00000000" w:rsidP="00000000" w:rsidRDefault="00000000" w:rsidRPr="00000000" w14:paraId="000001B4">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__</w:t>
            </w:r>
            <w:r w:rsidDel="00000000" w:rsidR="00000000" w:rsidRPr="00000000">
              <w:rPr>
                <w:rtl w:val="0"/>
              </w:rPr>
            </w:r>
          </w:p>
        </w:tc>
        <w:tc>
          <w:tcPr/>
          <w:p w:rsidR="00000000" w:rsidDel="00000000" w:rsidP="00000000" w:rsidRDefault="00000000" w:rsidRPr="00000000" w14:paraId="000001B5">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__</w:t>
            </w:r>
            <w:r w:rsidDel="00000000" w:rsidR="00000000" w:rsidRPr="00000000">
              <w:rPr>
                <w:rtl w:val="0"/>
              </w:rPr>
            </w:r>
          </w:p>
        </w:tc>
        <w:tc>
          <w:tcPr/>
          <w:p w:rsidR="00000000" w:rsidDel="00000000" w:rsidP="00000000" w:rsidRDefault="00000000" w:rsidRPr="00000000" w14:paraId="000001B6">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__</w:t>
            </w:r>
            <w:r w:rsidDel="00000000" w:rsidR="00000000" w:rsidRPr="00000000">
              <w:rPr>
                <w:rtl w:val="0"/>
              </w:rPr>
            </w:r>
          </w:p>
        </w:tc>
        <w:tc>
          <w:tcPr/>
          <w:p w:rsidR="00000000" w:rsidDel="00000000" w:rsidP="00000000" w:rsidRDefault="00000000" w:rsidRPr="00000000" w14:paraId="000001B7">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Активен</w:t>
            </w:r>
            <w:r w:rsidDel="00000000" w:rsidR="00000000" w:rsidRPr="00000000">
              <w:rPr>
                <w:rtl w:val="0"/>
              </w:rPr>
            </w:r>
          </w:p>
        </w:tc>
      </w:tr>
      <w:tr>
        <w:trPr>
          <w:cantSplit w:val="0"/>
          <w:tblHeader w:val="0"/>
        </w:trPr>
        <w:tc>
          <w:tcPr/>
          <w:p w:rsidR="00000000" w:rsidDel="00000000" w:rsidP="00000000" w:rsidRDefault="00000000" w:rsidRPr="00000000" w14:paraId="000001B8">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4</w:t>
            </w:r>
            <w:r w:rsidDel="00000000" w:rsidR="00000000" w:rsidRPr="00000000">
              <w:rPr>
                <w:rtl w:val="0"/>
              </w:rPr>
            </w:r>
          </w:p>
        </w:tc>
        <w:tc>
          <w:tcPr/>
          <w:p w:rsidR="00000000" w:rsidDel="00000000" w:rsidP="00000000" w:rsidRDefault="00000000" w:rsidRPr="00000000" w14:paraId="000001B9">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________________</w:t>
            </w:r>
            <w:r w:rsidDel="00000000" w:rsidR="00000000" w:rsidRPr="00000000">
              <w:rPr>
                <w:rtl w:val="0"/>
              </w:rPr>
            </w:r>
          </w:p>
        </w:tc>
        <w:tc>
          <w:tcPr/>
          <w:p w:rsidR="00000000" w:rsidDel="00000000" w:rsidP="00000000" w:rsidRDefault="00000000" w:rsidRPr="00000000" w14:paraId="000001BA">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______</w:t>
            </w:r>
            <w:r w:rsidDel="00000000" w:rsidR="00000000" w:rsidRPr="00000000">
              <w:rPr>
                <w:rtl w:val="0"/>
              </w:rPr>
            </w:r>
          </w:p>
        </w:tc>
        <w:tc>
          <w:tcPr/>
          <w:p w:rsidR="00000000" w:rsidDel="00000000" w:rsidP="00000000" w:rsidRDefault="00000000" w:rsidRPr="00000000" w14:paraId="000001BB">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________</w:t>
            </w:r>
            <w:r w:rsidDel="00000000" w:rsidR="00000000" w:rsidRPr="00000000">
              <w:rPr>
                <w:rtl w:val="0"/>
              </w:rPr>
            </w:r>
          </w:p>
        </w:tc>
        <w:tc>
          <w:tcPr/>
          <w:p w:rsidR="00000000" w:rsidDel="00000000" w:rsidP="00000000" w:rsidRDefault="00000000" w:rsidRPr="00000000" w14:paraId="000001BC">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35,00</w:t>
            </w:r>
            <w:r w:rsidDel="00000000" w:rsidR="00000000" w:rsidRPr="00000000">
              <w:rPr>
                <w:rtl w:val="0"/>
              </w:rPr>
            </w:r>
          </w:p>
        </w:tc>
        <w:tc>
          <w:tcPr/>
          <w:p w:rsidR="00000000" w:rsidDel="00000000" w:rsidP="00000000" w:rsidRDefault="00000000" w:rsidRPr="00000000" w14:paraId="000001BD">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__</w:t>
            </w:r>
            <w:r w:rsidDel="00000000" w:rsidR="00000000" w:rsidRPr="00000000">
              <w:rPr>
                <w:rtl w:val="0"/>
              </w:rPr>
            </w:r>
          </w:p>
        </w:tc>
        <w:tc>
          <w:tcPr/>
          <w:p w:rsidR="00000000" w:rsidDel="00000000" w:rsidP="00000000" w:rsidRDefault="00000000" w:rsidRPr="00000000" w14:paraId="000001BE">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__</w:t>
            </w:r>
            <w:r w:rsidDel="00000000" w:rsidR="00000000" w:rsidRPr="00000000">
              <w:rPr>
                <w:rtl w:val="0"/>
              </w:rPr>
            </w:r>
          </w:p>
        </w:tc>
        <w:tc>
          <w:tcPr/>
          <w:p w:rsidR="00000000" w:rsidDel="00000000" w:rsidP="00000000" w:rsidRDefault="00000000" w:rsidRPr="00000000" w14:paraId="000001BF">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__</w:t>
            </w:r>
            <w:r w:rsidDel="00000000" w:rsidR="00000000" w:rsidRPr="00000000">
              <w:rPr>
                <w:rtl w:val="0"/>
              </w:rPr>
            </w:r>
          </w:p>
        </w:tc>
        <w:tc>
          <w:tcPr/>
          <w:p w:rsidR="00000000" w:rsidDel="00000000" w:rsidP="00000000" w:rsidRDefault="00000000" w:rsidRPr="00000000" w14:paraId="000001C0">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Активен</w:t>
            </w:r>
            <w:r w:rsidDel="00000000" w:rsidR="00000000" w:rsidRPr="00000000">
              <w:rPr>
                <w:rtl w:val="0"/>
              </w:rPr>
            </w:r>
          </w:p>
        </w:tc>
      </w:tr>
      <w:tr>
        <w:trPr>
          <w:cantSplit w:val="0"/>
          <w:tblHeader w:val="0"/>
        </w:trPr>
        <w:tc>
          <w:tcPr/>
          <w:p w:rsidR="00000000" w:rsidDel="00000000" w:rsidP="00000000" w:rsidRDefault="00000000" w:rsidRPr="00000000" w14:paraId="000001C1">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5</w:t>
            </w:r>
            <w:r w:rsidDel="00000000" w:rsidR="00000000" w:rsidRPr="00000000">
              <w:rPr>
                <w:rtl w:val="0"/>
              </w:rPr>
            </w:r>
          </w:p>
        </w:tc>
        <w:tc>
          <w:tcPr/>
          <w:p w:rsidR="00000000" w:rsidDel="00000000" w:rsidP="00000000" w:rsidRDefault="00000000" w:rsidRPr="00000000" w14:paraId="000001C2">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________________</w:t>
            </w:r>
            <w:r w:rsidDel="00000000" w:rsidR="00000000" w:rsidRPr="00000000">
              <w:rPr>
                <w:rtl w:val="0"/>
              </w:rPr>
            </w:r>
          </w:p>
        </w:tc>
        <w:tc>
          <w:tcPr/>
          <w:p w:rsidR="00000000" w:rsidDel="00000000" w:rsidP="00000000" w:rsidRDefault="00000000" w:rsidRPr="00000000" w14:paraId="000001C3">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______</w:t>
            </w:r>
            <w:r w:rsidDel="00000000" w:rsidR="00000000" w:rsidRPr="00000000">
              <w:rPr>
                <w:rtl w:val="0"/>
              </w:rPr>
            </w:r>
          </w:p>
        </w:tc>
        <w:tc>
          <w:tcPr/>
          <w:p w:rsidR="00000000" w:rsidDel="00000000" w:rsidP="00000000" w:rsidRDefault="00000000" w:rsidRPr="00000000" w14:paraId="000001C4">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________</w:t>
            </w:r>
            <w:r w:rsidDel="00000000" w:rsidR="00000000" w:rsidRPr="00000000">
              <w:rPr>
                <w:rtl w:val="0"/>
              </w:rPr>
            </w:r>
          </w:p>
        </w:tc>
        <w:tc>
          <w:tcPr/>
          <w:p w:rsidR="00000000" w:rsidDel="00000000" w:rsidP="00000000" w:rsidRDefault="00000000" w:rsidRPr="00000000" w14:paraId="000001C5">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1,00</w:t>
            </w:r>
            <w:r w:rsidDel="00000000" w:rsidR="00000000" w:rsidRPr="00000000">
              <w:rPr>
                <w:rtl w:val="0"/>
              </w:rPr>
            </w:r>
          </w:p>
        </w:tc>
        <w:tc>
          <w:tcPr/>
          <w:p w:rsidR="00000000" w:rsidDel="00000000" w:rsidP="00000000" w:rsidRDefault="00000000" w:rsidRPr="00000000" w14:paraId="000001C6">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0</w:t>
            </w:r>
            <w:r w:rsidDel="00000000" w:rsidR="00000000" w:rsidRPr="00000000">
              <w:rPr>
                <w:rtl w:val="0"/>
              </w:rPr>
            </w:r>
          </w:p>
        </w:tc>
        <w:tc>
          <w:tcPr/>
          <w:p w:rsidR="00000000" w:rsidDel="00000000" w:rsidP="00000000" w:rsidRDefault="00000000" w:rsidRPr="00000000" w14:paraId="000001C7">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0</w:t>
            </w:r>
            <w:r w:rsidDel="00000000" w:rsidR="00000000" w:rsidRPr="00000000">
              <w:rPr>
                <w:rtl w:val="0"/>
              </w:rPr>
            </w:r>
          </w:p>
        </w:tc>
        <w:tc>
          <w:tcPr/>
          <w:p w:rsidR="00000000" w:rsidDel="00000000" w:rsidP="00000000" w:rsidRDefault="00000000" w:rsidRPr="00000000" w14:paraId="000001C8">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0</w:t>
            </w:r>
            <w:r w:rsidDel="00000000" w:rsidR="00000000" w:rsidRPr="00000000">
              <w:rPr>
                <w:rtl w:val="0"/>
              </w:rPr>
            </w:r>
          </w:p>
        </w:tc>
        <w:tc>
          <w:tcPr/>
          <w:p w:rsidR="00000000" w:rsidDel="00000000" w:rsidP="00000000" w:rsidRDefault="00000000" w:rsidRPr="00000000" w14:paraId="000001C9">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Новый</w:t>
            </w:r>
            <w:r w:rsidDel="00000000" w:rsidR="00000000" w:rsidRPr="00000000">
              <w:rPr>
                <w:rtl w:val="0"/>
              </w:rPr>
            </w:r>
          </w:p>
        </w:tc>
      </w:tr>
    </w:tbl>
    <w:p w:rsidR="00000000" w:rsidDel="00000000" w:rsidP="00000000" w:rsidRDefault="00000000" w:rsidRPr="00000000" w14:paraId="000001CA">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1CB">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Приложение 2. Пример расчёта</w:t>
      </w:r>
    </w:p>
    <w:p w:rsidR="00000000" w:rsidDel="00000000" w:rsidP="00000000" w:rsidRDefault="00000000" w:rsidRPr="00000000" w14:paraId="000001CC">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Пример приведён для демонстрации структуры расчёта. Окончательные числовые коэффициенты подлежат калибровке.</w:t>
      </w:r>
    </w:p>
    <w:p w:rsidR="00000000" w:rsidDel="00000000" w:rsidP="00000000" w:rsidRDefault="00000000" w:rsidRPr="00000000" w14:paraId="000001CD">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Спортсмен А: 16,00 </w:t>
      </w:r>
    </w:p>
    <w:p w:rsidR="00000000" w:rsidDel="00000000" w:rsidP="00000000" w:rsidRDefault="00000000" w:rsidRPr="00000000" w14:paraId="000001CE">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Спортсмен Б: 19,00 </w:t>
      </w:r>
    </w:p>
    <w:p w:rsidR="00000000" w:rsidDel="00000000" w:rsidP="00000000" w:rsidRDefault="00000000" w:rsidRPr="00000000" w14:paraId="000001CF">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Счёт: 3:1 </w:t>
      </w:r>
    </w:p>
    <w:p w:rsidR="00000000" w:rsidDel="00000000" w:rsidP="00000000" w:rsidRDefault="00000000" w:rsidRPr="00000000" w14:paraId="000001D0">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Уровень соревнования: чемпионат Республики Казахстан</w:t>
      </w:r>
    </w:p>
    <w:p w:rsidR="00000000" w:rsidDel="00000000" w:rsidP="00000000" w:rsidRDefault="00000000" w:rsidRPr="00000000" w14:paraId="000001D1">
      <w:pPr>
        <w:pBdr>
          <w:top w:space="0" w:sz="0" w:val="nil"/>
          <w:left w:space="0" w:sz="0" w:val="nil"/>
          <w:bottom w:space="0" w:sz="0" w:val="nil"/>
          <w:right w:space="0" w:sz="0" w:val="nil"/>
          <w:between w:space="0" w:sz="0" w:val="nil"/>
        </w:pBdr>
        <w:spacing w:after="0" w:line="240" w:lineRule="auto"/>
        <w:ind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Если спортсмен А по итогам турнира занял 1-е призовое место, к итоговому изменению применяется P = 1,20; если 2-е — P = 1,15; если 3-е — P = 1,10; если призового места нет — P = 1,00.</w:t>
      </w:r>
    </w:p>
    <w:p w:rsidR="00000000" w:rsidDel="00000000" w:rsidP="00000000" w:rsidRDefault="00000000" w:rsidRPr="00000000" w14:paraId="000001D2">
      <w:pPr>
        <w:tabs>
          <w:tab w:val="left" w:leader="none" w:pos="1041"/>
        </w:tabs>
        <w:rPr>
          <w:rFonts w:ascii="Arial" w:cs="Arial" w:eastAsia="Arial" w:hAnsi="Arial"/>
        </w:rPr>
      </w:pPr>
      <w:r w:rsidDel="00000000" w:rsidR="00000000" w:rsidRPr="00000000">
        <w:rPr>
          <w:rFonts w:ascii="Arial" w:cs="Arial" w:eastAsia="Arial" w:hAnsi="Arial"/>
          <w:rtl w:val="0"/>
        </w:rPr>
        <w:tab/>
      </w:r>
    </w:p>
    <w:p w:rsidR="00000000" w:rsidDel="00000000" w:rsidP="00000000" w:rsidRDefault="00000000" w:rsidRPr="00000000" w14:paraId="000001D3">
      <w:pPr>
        <w:tabs>
          <w:tab w:val="left" w:leader="none" w:pos="1041"/>
        </w:tabs>
        <w:rPr>
          <w:rFonts w:ascii="Arial" w:cs="Arial" w:eastAsia="Arial" w:hAnsi="Arial"/>
        </w:rPr>
      </w:pPr>
      <w:r w:rsidDel="00000000" w:rsidR="00000000" w:rsidRPr="00000000">
        <w:rPr>
          <w:rtl w:val="0"/>
        </w:rPr>
      </w:r>
    </w:p>
    <w:p w:rsidR="00000000" w:rsidDel="00000000" w:rsidP="00000000" w:rsidRDefault="00000000" w:rsidRPr="00000000" w14:paraId="000001D4">
      <w:pPr>
        <w:tabs>
          <w:tab w:val="left" w:leader="none" w:pos="1041"/>
        </w:tabs>
        <w:rPr>
          <w:rFonts w:ascii="Arial" w:cs="Arial" w:eastAsia="Arial" w:hAnsi="Arial"/>
        </w:rPr>
      </w:pPr>
      <w:r w:rsidDel="00000000" w:rsidR="00000000" w:rsidRPr="00000000">
        <w:rPr>
          <w:rtl w:val="0"/>
        </w:rPr>
      </w:r>
    </w:p>
    <w:p w:rsidR="00000000" w:rsidDel="00000000" w:rsidP="00000000" w:rsidRDefault="00000000" w:rsidRPr="00000000" w14:paraId="000001D5">
      <w:pPr>
        <w:tabs>
          <w:tab w:val="left" w:leader="none" w:pos="1041"/>
        </w:tabs>
        <w:rPr>
          <w:rFonts w:ascii="Arial" w:cs="Arial" w:eastAsia="Arial" w:hAnsi="Arial"/>
        </w:rPr>
      </w:pPr>
      <w:r w:rsidDel="00000000" w:rsidR="00000000" w:rsidRPr="00000000">
        <w:rPr>
          <w:rtl w:val="0"/>
        </w:rPr>
      </w:r>
    </w:p>
    <w:p w:rsidR="00000000" w:rsidDel="00000000" w:rsidP="00000000" w:rsidRDefault="00000000" w:rsidRPr="00000000" w14:paraId="000001D6">
      <w:pPr>
        <w:tabs>
          <w:tab w:val="left" w:leader="none" w:pos="1041"/>
        </w:tabs>
        <w:rPr>
          <w:rFonts w:ascii="Arial" w:cs="Arial" w:eastAsia="Arial" w:hAnsi="Arial"/>
        </w:rPr>
      </w:pPr>
      <w:r w:rsidDel="00000000" w:rsidR="00000000" w:rsidRPr="00000000">
        <w:rPr>
          <w:rtl w:val="0"/>
        </w:rPr>
      </w:r>
    </w:p>
    <w:p w:rsidR="00000000" w:rsidDel="00000000" w:rsidP="00000000" w:rsidRDefault="00000000" w:rsidRPr="00000000" w14:paraId="000001D7">
      <w:pPr>
        <w:tabs>
          <w:tab w:val="left" w:leader="none" w:pos="1041"/>
        </w:tabs>
        <w:rPr>
          <w:rFonts w:ascii="Arial" w:cs="Arial" w:eastAsia="Arial" w:hAnsi="Arial"/>
        </w:rPr>
      </w:pPr>
      <w:r w:rsidDel="00000000" w:rsidR="00000000" w:rsidRPr="00000000">
        <w:rPr>
          <w:rtl w:val="0"/>
        </w:rPr>
      </w:r>
    </w:p>
    <w:p w:rsidR="00000000" w:rsidDel="00000000" w:rsidP="00000000" w:rsidRDefault="00000000" w:rsidRPr="00000000" w14:paraId="000001D8">
      <w:pPr>
        <w:tabs>
          <w:tab w:val="left" w:leader="none" w:pos="1041"/>
        </w:tabs>
        <w:rPr>
          <w:rFonts w:ascii="Arial" w:cs="Arial" w:eastAsia="Arial" w:hAnsi="Arial"/>
        </w:rPr>
      </w:pPr>
      <w:r w:rsidDel="00000000" w:rsidR="00000000" w:rsidRPr="00000000">
        <w:rPr>
          <w:rtl w:val="0"/>
        </w:rPr>
      </w:r>
    </w:p>
    <w:p w:rsidR="00000000" w:rsidDel="00000000" w:rsidP="00000000" w:rsidRDefault="00000000" w:rsidRPr="00000000" w14:paraId="000001D9">
      <w:pPr>
        <w:tabs>
          <w:tab w:val="left" w:leader="none" w:pos="1041"/>
        </w:tabs>
        <w:rPr>
          <w:rFonts w:ascii="Arial" w:cs="Arial" w:eastAsia="Arial" w:hAnsi="Arial"/>
        </w:rPr>
      </w:pPr>
      <w:r w:rsidDel="00000000" w:rsidR="00000000" w:rsidRPr="00000000">
        <w:rPr>
          <w:rtl w:val="0"/>
        </w:rPr>
      </w:r>
    </w:p>
    <w:p w:rsidR="00000000" w:rsidDel="00000000" w:rsidP="00000000" w:rsidRDefault="00000000" w:rsidRPr="00000000" w14:paraId="000001DA">
      <w:pPr>
        <w:tabs>
          <w:tab w:val="left" w:leader="none" w:pos="1041"/>
        </w:tabs>
        <w:rPr>
          <w:rFonts w:ascii="Arial" w:cs="Arial" w:eastAsia="Arial" w:hAnsi="Arial"/>
        </w:rPr>
      </w:pPr>
      <w:r w:rsidDel="00000000" w:rsidR="00000000" w:rsidRPr="00000000">
        <w:rPr>
          <w:rtl w:val="0"/>
        </w:rPr>
      </w:r>
    </w:p>
    <w:p w:rsidR="00000000" w:rsidDel="00000000" w:rsidP="00000000" w:rsidRDefault="00000000" w:rsidRPr="00000000" w14:paraId="000001DB">
      <w:pPr>
        <w:tabs>
          <w:tab w:val="left" w:leader="none" w:pos="1041"/>
        </w:tabs>
        <w:rPr>
          <w:rFonts w:ascii="Arial" w:cs="Arial" w:eastAsia="Arial" w:hAnsi="Arial"/>
        </w:rPr>
      </w:pPr>
      <w:r w:rsidDel="00000000" w:rsidR="00000000" w:rsidRPr="00000000">
        <w:rPr>
          <w:rtl w:val="0"/>
        </w:rPr>
      </w:r>
    </w:p>
    <w:p w:rsidR="00000000" w:rsidDel="00000000" w:rsidP="00000000" w:rsidRDefault="00000000" w:rsidRPr="00000000" w14:paraId="000001DC">
      <w:pPr>
        <w:tabs>
          <w:tab w:val="left" w:leader="none" w:pos="1041"/>
        </w:tabs>
        <w:rPr>
          <w:rFonts w:ascii="Arial" w:cs="Arial" w:eastAsia="Arial" w:hAnsi="Arial"/>
        </w:rPr>
      </w:pPr>
      <w:r w:rsidDel="00000000" w:rsidR="00000000" w:rsidRPr="00000000">
        <w:rPr>
          <w:rtl w:val="0"/>
        </w:rPr>
      </w:r>
    </w:p>
    <w:p w:rsidR="00000000" w:rsidDel="00000000" w:rsidP="00000000" w:rsidRDefault="00000000" w:rsidRPr="00000000" w14:paraId="000001DD">
      <w:pPr>
        <w:tabs>
          <w:tab w:val="left" w:leader="none" w:pos="1041"/>
        </w:tabs>
        <w:rPr>
          <w:rFonts w:ascii="Arial" w:cs="Arial" w:eastAsia="Arial" w:hAnsi="Arial"/>
        </w:rPr>
      </w:pPr>
      <w:r w:rsidDel="00000000" w:rsidR="00000000" w:rsidRPr="00000000">
        <w:rPr>
          <w:rtl w:val="0"/>
        </w:rPr>
      </w:r>
    </w:p>
    <w:p w:rsidR="00000000" w:rsidDel="00000000" w:rsidP="00000000" w:rsidRDefault="00000000" w:rsidRPr="00000000" w14:paraId="000001DE">
      <w:pPr>
        <w:tabs>
          <w:tab w:val="left" w:leader="none" w:pos="1041"/>
        </w:tabs>
        <w:rPr>
          <w:rFonts w:ascii="Arial" w:cs="Arial" w:eastAsia="Arial" w:hAnsi="Arial"/>
        </w:rPr>
      </w:pPr>
      <w:r w:rsidDel="00000000" w:rsidR="00000000" w:rsidRPr="00000000">
        <w:rPr>
          <w:rtl w:val="0"/>
        </w:rPr>
      </w:r>
    </w:p>
    <w:p w:rsidR="00000000" w:rsidDel="00000000" w:rsidP="00000000" w:rsidRDefault="00000000" w:rsidRPr="00000000" w14:paraId="000001DF">
      <w:pPr>
        <w:tabs>
          <w:tab w:val="left" w:leader="none" w:pos="1041"/>
        </w:tabs>
        <w:rPr>
          <w:rFonts w:ascii="Arial" w:cs="Arial" w:eastAsia="Arial" w:hAnsi="Arial"/>
        </w:rPr>
      </w:pPr>
      <w:r w:rsidDel="00000000" w:rsidR="00000000" w:rsidRPr="00000000">
        <w:rPr>
          <w:rtl w:val="0"/>
        </w:rPr>
      </w:r>
    </w:p>
    <w:p w:rsidR="00000000" w:rsidDel="00000000" w:rsidP="00000000" w:rsidRDefault="00000000" w:rsidRPr="00000000" w14:paraId="000001E0">
      <w:pPr>
        <w:tabs>
          <w:tab w:val="left" w:leader="none" w:pos="1041"/>
        </w:tabs>
        <w:rPr>
          <w:rFonts w:ascii="Arial" w:cs="Arial" w:eastAsia="Arial" w:hAnsi="Arial"/>
        </w:rPr>
      </w:pPr>
      <w:r w:rsidDel="00000000" w:rsidR="00000000" w:rsidRPr="00000000">
        <w:rPr>
          <w:rtl w:val="0"/>
        </w:rPr>
      </w:r>
    </w:p>
    <w:p w:rsidR="00000000" w:rsidDel="00000000" w:rsidP="00000000" w:rsidRDefault="00000000" w:rsidRPr="00000000" w14:paraId="000001E1">
      <w:pPr>
        <w:rPr>
          <w:rFonts w:ascii="Arial" w:cs="Arial" w:eastAsia="Arial" w:hAnsi="Arial"/>
        </w:rPr>
      </w:pPr>
      <w:bookmarkStart w:colFirst="0" w:colLast="0" w:name="_dufziscaa1e3" w:id="0"/>
      <w:bookmarkEnd w:id="0"/>
      <w:r w:rsidDel="00000000" w:rsidR="00000000" w:rsidRPr="00000000">
        <w:rPr>
          <w:rtl w:val="0"/>
        </w:rPr>
      </w:r>
    </w:p>
    <w:sectPr>
      <w:pgSz w:h="15840" w:w="12240" w:orient="portrait"/>
      <w:pgMar w:bottom="1134" w:top="1134" w:left="1247" w:right="85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ru"/>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b w:val="1"/>
      <w:bCs w:val="1"/>
      <w:color w:val="366091"/>
      <w:sz w:val="28"/>
      <w:szCs w:val="28"/>
    </w:rPr>
  </w:style>
  <w:style w:type="paragraph" w:styleId="Heading2">
    <w:name w:val="heading 2"/>
    <w:basedOn w:val="Normal"/>
    <w:next w:val="Normal"/>
    <w:pPr>
      <w:keepNext w:val="1"/>
      <w:keepLines w:val="1"/>
      <w:spacing w:after="0" w:before="200" w:lineRule="auto"/>
    </w:pPr>
    <w:rPr>
      <w:b w:val="1"/>
      <w:bCs w:val="1"/>
      <w:color w:val="4f81bd"/>
      <w:sz w:val="26"/>
      <w:szCs w:val="26"/>
    </w:rPr>
  </w:style>
  <w:style w:type="paragraph" w:styleId="Heading3">
    <w:name w:val="heading 3"/>
    <w:basedOn w:val="Normal"/>
    <w:next w:val="Normal"/>
    <w:pPr>
      <w:keepNext w:val="1"/>
      <w:keepLines w:val="1"/>
      <w:spacing w:after="0" w:before="200" w:lineRule="auto"/>
    </w:pPr>
    <w:rPr>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color w:val="17365d"/>
      <w:sz w:val="52"/>
      <w:szCs w:val="52"/>
    </w:rPr>
  </w:style>
  <w:style w:type="paragraph" w:styleId="Subtitle">
    <w:name w:val="Subtitle"/>
    <w:basedOn w:val="Normal"/>
    <w:next w:val="Normal"/>
    <w:pPr/>
    <w:rPr>
      <w:rFonts w:ascii="Calibri" w:cs="Calibri" w:eastAsia="Calibri" w:hAnsi="Calibri"/>
      <w:i w:val="1"/>
      <w:iCs w:val="1"/>
      <w:color w:val="4f81bd"/>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